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pBdr/>
        <w:shd w:fill="FFFFFF" w:val="clear" w:color="auto"/>
        <w:spacing w:line="360" w:after="150" w:before="300"/>
        <w:ind w:firstLine="0"/>
        <w:jc w:val="center"/>
      </w:pPr>
      <w:r>
        <w:rPr>
          <w:rFonts w:ascii="Arvo Bold" w:eastAsia="Arvo Bold" w:hAnsi="Arvo Bold" w:cs="Arvo Bold"/>
          <w:b w:val="true"/>
          <w:color w:val="002060"/>
          <w:sz w:val="48"/>
          <w:u w:val="single"/>
          <w:shd w:fill="FFFFFF" w:val="clear" w:color="auto"/>
        </w:rPr>
        <w:t>Application Of Machine Learning Algorithms To Predict Flight Delays</w:t>
      </w:r>
      <w:bookmarkStart w:id="0" w:name="_Toceqaah7j0ue3y"/>
      <w:bookmarkEnd w:id="0"/>
    </w:p>
    <w:p>
      <w:pPr>
        <w:pBdr/>
        <w:jc w:val="center"/>
        <w:rPr/>
      </w:pPr>
      <w:r>
        <w:drawing>
          <wp:inline distT="0" distR="0" distB="0" distL="0">
            <wp:extent cx="2557462" cy="2528618"/>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2557462" cy="2528618"/>
                    </a:xfrm>
                    <a:prstGeom prst="rect">
                      <a:avLst/>
                    </a:prstGeom>
                  </pic:spPr>
                </pic:pic>
              </a:graphicData>
            </a:graphic>
          </wp:inline>
        </w:drawing>
      </w:r>
    </w:p>
    <w:p>
      <w:pPr>
        <w:pBdr/>
        <w:rPr/>
      </w:pPr>
    </w:p>
    <w:p>
      <w:pPr>
        <w:pStyle w:val="Normal"/>
        <w:pBdr/>
        <w:rPr/>
      </w:pPr>
    </w:p>
    <w:p>
      <w:pPr>
        <w:pBdr/>
        <w:jc w:val="center"/>
        <w:rPr/>
      </w:pPr>
      <w:r>
        <w:rPr>
          <w:rFonts w:ascii="Anonymous Pro Bold" w:eastAsia="Anonymous Pro Bold" w:hAnsi="Anonymous Pro Bold" w:cs="Anonymous Pro Bold"/>
          <w:b w:val="true"/>
          <w:i w:val="false"/>
          <w:color w:val="000000"/>
          <w:spacing w:val="0"/>
          <w:sz w:val="38"/>
          <w:u w:val="single"/>
          <w:shd w:fill="auto" w:val="clear" w:color="auto"/>
        </w:rPr>
        <w:t>April-15th MLDL  Team-60</w:t>
      </w:r>
    </w:p>
    <w:p>
      <w:pPr>
        <w:pStyle w:val="Normal"/>
        <w:pBdr/>
        <w:rPr/>
      </w:pPr>
    </w:p>
    <w:p>
      <w:pPr>
        <w:pStyle w:val="Normal"/>
        <w:pBdr/>
        <w:jc w:val="center"/>
        <w:rPr>
          <w:rFonts w:ascii="Open Sans Bold" w:eastAsia="Open Sans Bold" w:hAnsi="Open Sans Bold" w:cs="Open Sans Bold"/>
          <w:b w:val="true"/>
          <w:i w:val="false"/>
          <w:smallCaps w:val="true"/>
          <w:color w:themeColor="accent5" w:themeShade="7F"/>
          <w:spacing w:val="0"/>
          <w:sz w:val="32"/>
          <w:u w:val="none"/>
          <w:shd/>
          <w:vertAlign w:val="superscript"/>
        </w:rPr>
      </w:pPr>
      <w:r>
        <w:rPr>
          <w:rFonts w:ascii="Open Sans Bold" w:eastAsia="Open Sans Bold" w:hAnsi="Open Sans Bold" w:cs="Open Sans Bold"/>
          <w:b w:val="true"/>
          <w:i w:val="false"/>
          <w:color w:themeColor="accent5" w:themeShade="7F"/>
          <w:spacing w:val="0"/>
          <w:sz w:val="32"/>
          <w:u w:val="none"/>
          <w:shd/>
        </w:rPr>
        <w:t>Website Link for the Project: https://flight-delay-prediction.herokuapp.com/</w:t>
      </w:r>
      <w:r>
        <w:rPr>
          <w:rFonts w:ascii="Open Sans Bold" w:eastAsia="Open Sans Bold" w:hAnsi="Open Sans Bold" w:cs="Open Sans Bold"/>
          <w:b w:val="true"/>
          <w:i w:val="false"/>
          <w:color w:themeColor="accent5" w:themeShade="7F"/>
          <w:spacing w:val="0"/>
          <w:sz w:val="32"/>
          <w:u w:val="none"/>
          <w:shd/>
        </w:rPr>
        <w:t xml:space="preserve"> </w:t>
      </w:r>
    </w:p>
    <w:p>
      <w:pPr>
        <w:pStyle w:val="Normal"/>
        <w:pBdr/>
        <w:rPr>
          <w:rFonts w:ascii="Open Sans Bold" w:eastAsia="Open Sans Bold" w:hAnsi="Open Sans Bold" w:cs="Open Sans Bold"/>
          <w:b w:val="true"/>
          <w:i w:val="false"/>
          <w:smallCaps w:val="true"/>
          <w:color w:themeColor="accent5" w:themeShade="7F"/>
          <w:spacing w:val="0"/>
          <w:sz w:val="32"/>
          <w:u w:val="none"/>
          <w:shd/>
          <w:vertAlign w:val="superscript"/>
        </w:rPr>
      </w:pPr>
    </w:p>
    <w:p>
      <w:pPr>
        <w:pStyle w:val="Normal"/>
        <w:pBdr/>
        <w:rPr>
          <w:rFonts w:ascii="Open Sans Bold" w:eastAsia="Open Sans Bold" w:hAnsi="Open Sans Bold" w:cs="Open Sans Bold"/>
          <w:b w:val="true"/>
          <w:i w:val="false"/>
          <w:smallCaps w:val="true"/>
          <w:color w:themeColor="accent5" w:themeShade="7F"/>
          <w:spacing w:val="0"/>
          <w:sz w:val="32"/>
          <w:u w:val="none"/>
          <w:shd/>
          <w:vertAlign w:val="superscript"/>
        </w:rPr>
      </w:pPr>
    </w:p>
    <w:p>
      <w:pPr>
        <w:pBdr/>
        <w:jc w:val="left"/>
        <w:rPr>
          <w:rFonts w:ascii="Montserrat Bold" w:eastAsia="Montserrat Bold" w:hAnsi="Montserrat Bold" w:cs="Montserrat Bold"/>
          <w:b w:val="true"/>
          <w:i w:val="false"/>
          <w:u w:val="none"/>
        </w:rPr>
      </w:pPr>
      <w:r>
        <w:rPr>
          <w:rFonts w:ascii="Montserrat Bold" w:eastAsia="Montserrat Bold" w:hAnsi="Montserrat Bold" w:cs="Montserrat Bold"/>
          <w:b w:val="true"/>
          <w:i w:val="false"/>
          <w:sz w:val="32"/>
          <w:u w:val="none"/>
        </w:rPr>
        <w:t>Submitted By:</w:t>
      </w:r>
    </w:p>
    <w:p>
      <w:pPr>
        <w:pBdr/>
        <w:jc w:val="left"/>
        <w:rPr>
          <w:rFonts w:ascii="Montserrat Bold" w:eastAsia="Montserrat Bold" w:hAnsi="Montserrat Bold" w:cs="Montserrat Bold"/>
          <w:b w:val="true"/>
          <w:i w:val="false"/>
          <w:u w:val="none"/>
        </w:rPr>
      </w:pPr>
      <w:r>
        <w:rPr>
          <w:rFonts w:ascii="Montserrat Bold" w:eastAsia="Montserrat Bold" w:hAnsi="Montserrat Bold" w:cs="Montserrat Bold"/>
          <w:b w:val="true"/>
          <w:i w:val="false"/>
          <w:sz w:val="32"/>
          <w:u w:val="none"/>
        </w:rPr>
        <w:t>1)Arjun Bhanot</w:t>
      </w:r>
    </w:p>
    <w:p>
      <w:pPr>
        <w:pBdr/>
        <w:jc w:val="left"/>
        <w:rPr>
          <w:rFonts w:ascii="Montserrat Bold" w:eastAsia="Montserrat Bold" w:hAnsi="Montserrat Bold" w:cs="Montserrat Bold"/>
          <w:b w:val="true"/>
          <w:i w:val="false"/>
          <w:u w:val="none"/>
        </w:rPr>
      </w:pPr>
      <w:r>
        <w:rPr>
          <w:rFonts w:ascii="Montserrat Bold" w:eastAsia="Montserrat Bold" w:hAnsi="Montserrat Bold" w:cs="Montserrat Bold"/>
          <w:b w:val="true"/>
          <w:i w:val="false"/>
          <w:sz w:val="32"/>
          <w:u w:val="none"/>
        </w:rPr>
        <w:t>2)Anshul Ranjan</w:t>
      </w:r>
    </w:p>
    <w:p>
      <w:pPr>
        <w:pBdr/>
        <w:jc w:val="left"/>
        <w:rPr>
          <w:rFonts w:ascii="Montserrat Bold" w:eastAsia="Montserrat Bold" w:hAnsi="Montserrat Bold" w:cs="Montserrat Bold"/>
          <w:b w:val="true"/>
          <w:i w:val="false"/>
          <w:u w:val="none"/>
        </w:rPr>
      </w:pPr>
      <w:r>
        <w:rPr>
          <w:rFonts w:ascii="Montserrat Bold" w:eastAsia="Montserrat Bold" w:hAnsi="Montserrat Bold" w:cs="Montserrat Bold"/>
          <w:b w:val="true"/>
          <w:i w:val="false"/>
          <w:sz w:val="32"/>
          <w:u w:val="none"/>
        </w:rPr>
        <w:t>3)Mayank Nagpal</w:t>
      </w:r>
    </w:p>
    <w:p>
      <w:pPr>
        <w:pBdr/>
        <w:jc w:val="left"/>
        <w:rPr>
          <w:rFonts w:ascii="Montserrat Bold" w:eastAsia="Montserrat Bold" w:hAnsi="Montserrat Bold" w:cs="Montserrat Bold"/>
          <w:b w:val="true"/>
          <w:i w:val="false"/>
          <w:u w:val="none"/>
        </w:rPr>
      </w:pPr>
      <w:r>
        <w:rPr>
          <w:rFonts w:ascii="Montserrat Bold" w:eastAsia="Montserrat Bold" w:hAnsi="Montserrat Bold" w:cs="Montserrat Bold"/>
          <w:b w:val="true"/>
          <w:i w:val="false"/>
          <w:sz w:val="32"/>
          <w:u w:val="none"/>
        </w:rPr>
        <w:t>4)Toshik Langade</w:t>
      </w:r>
    </w:p>
    <w:p>
      <w:pPr>
        <w:pBdr/>
        <w:jc w:val="left"/>
      </w:pPr>
      <w:r>
        <w:rPr>
          <w:rFonts w:ascii="Montserrat Bold" w:eastAsia="Montserrat Bold" w:hAnsi="Montserrat Bold" w:cs="Montserrat Bold"/>
          <w:b w:val="true"/>
          <w:i w:val="false"/>
          <w:sz w:val="32"/>
          <w:u w:val="none"/>
        </w:rPr>
        <w:t xml:space="preserve">5)Uday Bhaskar </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1. </w:t>
      </w:r>
      <w:r>
        <w:rPr>
          <w:rFonts w:ascii="Open Sans Bold" w:eastAsia="Open Sans Bold" w:hAnsi="Open Sans Bold" w:cs="Open Sans Bold"/>
          <w:b w:val="true"/>
          <w:i w:val="false"/>
          <w:color w:themeColor="text1" w:val="000000"/>
          <w:spacing w:val="0"/>
          <w:sz w:val="32"/>
          <w:u w:val="single"/>
          <w:shd/>
        </w:rPr>
        <w:t>INTRODUCTION</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Theme="minorHAnsi" w:eastAsiaTheme="minorHAnsi" w:hAnsiTheme="minorHAnsi" w:cstheme="minorHAnsi"/>
          <w:b w:val="true"/>
          <w:i w:val="false"/>
          <w:color w:themeColor="text1" w:val="000000"/>
          <w:spacing w:val="0"/>
          <w:sz w:val="28"/>
          <w:u w:val="none"/>
          <w:shd/>
        </w:rPr>
        <w:t xml:space="preserve">1.1 </w:t>
      </w:r>
      <w:r>
        <w:rPr>
          <w:rFonts w:asciiTheme="minorHAnsi" w:eastAsiaTheme="minorHAnsi" w:hAnsiTheme="minorHAnsi" w:cstheme="minorHAnsi"/>
          <w:b w:val="true"/>
          <w:i w:val="false"/>
          <w:color w:themeColor="text1" w:val="000000"/>
          <w:spacing w:val="0"/>
          <w:sz w:val="28"/>
          <w:u w:val="none"/>
          <w:shd/>
        </w:rPr>
        <w:t xml:space="preserve"> </w:t>
      </w:r>
      <w:r>
        <w:rPr>
          <w:rFonts w:asciiTheme="minorHAnsi" w:eastAsiaTheme="minorHAnsi" w:hAnsiTheme="minorHAnsi" w:cstheme="minorHAnsi"/>
          <w:b w:val="true"/>
          <w:i w:val="false"/>
          <w:color w:themeColor="text1" w:val="000000"/>
          <w:spacing w:val="0"/>
          <w:sz w:val="28"/>
          <w:u w:val="single"/>
          <w:shd/>
        </w:rPr>
        <w:t>Overview</w:t>
      </w:r>
    </w:p>
    <w:p>
      <w:pPr>
        <w:pStyle w:val="Normal"/>
        <w:pBdr/>
        <w:jc w:val="both"/>
        <w:rPr>
          <w:rFonts w:ascii="Open Sans Bold" w:eastAsia="Open Sans Bold" w:hAnsi="Open Sans Bold" w:cs="Open Sans Bold"/>
          <w:b w:val="true"/>
          <w:color w:themeColor="text1" w:val="000000"/>
          <w:sz w:val="32"/>
          <w:shd/>
        </w:rPr>
      </w:pPr>
      <w:r>
        <w:rPr>
          <w:rFonts w:ascii="Open Sans Regular" w:eastAsia="Open Sans Regular" w:hAnsi="Open Sans Regular" w:cs="Open Sans Regular"/>
          <w:b w:val="false"/>
          <w:i w:val="false"/>
          <w:color w:themeColor="text1" w:val="000000"/>
          <w:spacing w:val="0"/>
          <w:sz w:val="28"/>
          <w:u w:val="none"/>
          <w:shd/>
        </w:rPr>
        <w:t>Over the last few years, air travel has been frequently favored amongst</w:t>
      </w:r>
      <w:del w:id="0" w:author="Guest #5" w:date="2020-05-18T09:05:22.000">
        <w:r>
          <w:rPr>
            <w:rFonts w:ascii="Open Sans Regular" w:eastAsia="Open Sans Regular" w:hAnsi="Open Sans Regular" w:cs="Open Sans Regular"/>
            <w:b w:val="false"/>
            <w:i w:val="false"/>
            <w:color w:themeColor="text1" w:val="000000"/>
            <w:spacing w:val="0"/>
            <w:sz w:val="28"/>
            <w:u w:val="none"/>
            <w:shd/>
          </w:rPr>
          <w:delText xml:space="preserve"> </w:delText>
        </w:r>
      </w:del>
      <w:r>
        <w:rPr>
          <w:rFonts w:ascii="Open Sans Regular" w:eastAsia="Open Sans Regular" w:hAnsi="Open Sans Regular" w:cs="Open Sans Regular"/>
          <w:b w:val="false"/>
          <w:i w:val="false"/>
          <w:color w:themeColor="text1" w:val="000000"/>
          <w:spacing w:val="0"/>
          <w:sz w:val="28"/>
          <w:u w:val="none"/>
          <w:shd/>
        </w:rPr>
        <w:t>travelers, chiefly because of its speed and in some cases comfort. Travelling from one country to another and in between the countries, it is the fastest mode of transportation. Most of the people, especially those based on Professional Workers are dependent on flights to reach the destination on time. The flights are known for their punctuality. However,</w:t>
      </w:r>
      <w:r>
        <w:rPr>
          <w:rFonts w:ascii="Open Sans Regular" w:eastAsia="Open Sans Regular" w:hAnsi="Open Sans Regular" w:cs="Open Sans Regular"/>
          <w:b w:val="false"/>
          <w:i w:val="false"/>
          <w:color w:themeColor="text1" w:val="000000"/>
          <w:spacing w:val="0"/>
          <w:sz w:val="28"/>
          <w:u w:val="none"/>
          <w:shd/>
        </w:rPr>
        <w:t xml:space="preserve"> within a few years, the increase in air travel leads to an increase in air traffic. This increase in air traffic results in massive levels of aircraft delays on the ground and the air. Flight delays not only have a financial impression but also harmful environmental impacts. Air-traffic management is becoming increasingly challenging. Flight delays hurt airlines, airports, and passengers. Predicting Flights delays is essential during the decision-making process for all players of commercial aeronautics. Moreover, the accurate prediction models for flight delays become necessarily important due to the complexity of the air transportation system.</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jc w:val="center"/>
        <w:rPr>
          <w:rFonts w:asciiTheme="minorHAnsi" w:eastAsiaTheme="minorHAnsi" w:hAnsiTheme="minorHAnsi" w:cstheme="minorHAnsi"/>
          <w:b w:val="true"/>
          <w:i w:val="false"/>
          <w:smallCaps w:val="true"/>
          <w:color w:themeColor="text1" w:val="000000"/>
          <w:spacing w:val="0"/>
          <w:sz w:val="28"/>
          <w:u w:val="none"/>
          <w:shd/>
          <w:vertAlign w:val="superscript"/>
        </w:rPr>
      </w:pPr>
      <w:r>
        <w:drawing>
          <wp:inline distT="0" distR="0" distB="0" distL="0">
            <wp:extent cx="2709862" cy="1603017"/>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2709862" cy="1603017"/>
                    </a:xfrm>
                    <a:prstGeom prst="rect">
                      <a:avLst/>
                    </a:prstGeom>
                  </pic:spPr>
                </pic:pic>
              </a:graphicData>
            </a:graphic>
          </wp:inline>
        </w:drawing>
      </w:r>
      <w:r>
        <w:tab/>
      </w:r>
      <w:r>
        <w:drawing>
          <wp:inline distT="0" distR="0" distB="0" distL="0">
            <wp:extent cx="2904216" cy="160496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2904216" cy="1604962"/>
                    </a:xfrm>
                    <a:prstGeom prst="rect">
                      <a:avLst/>
                    </a:prstGeom>
                  </pic:spPr>
                </pic:pic>
              </a:graphicData>
            </a:graphic>
          </wp:inline>
        </w:drawing>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Theme="minorHAnsi" w:eastAsiaTheme="minorHAnsi" w:hAnsiTheme="minorHAnsi" w:cstheme="minorHAnsi"/>
          <w:b w:val="true"/>
          <w:i w:val="false"/>
          <w:color w:themeColor="text1" w:val="000000"/>
          <w:spacing w:val="0"/>
          <w:sz w:val="28"/>
          <w:u w:val="none"/>
          <w:shd/>
        </w:rPr>
        <w:t>__________________________________________________________________________</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Theme="minorHAnsi" w:eastAsiaTheme="minorHAnsi" w:hAnsiTheme="minorHAnsi" w:cstheme="minorHAnsi"/>
          <w:b w:val="true"/>
          <w:i w:val="false"/>
          <w:color w:themeColor="text1" w:val="000000"/>
          <w:spacing w:val="0"/>
          <w:sz w:val="28"/>
          <w:u w:val="none"/>
          <w:shd/>
        </w:rPr>
        <w:t xml:space="preserve">1.2  </w:t>
      </w:r>
      <w:r>
        <w:rPr>
          <w:rFonts w:asciiTheme="minorHAnsi" w:eastAsiaTheme="minorHAnsi" w:hAnsiTheme="minorHAnsi" w:cstheme="minorHAnsi"/>
          <w:b w:val="true"/>
          <w:i w:val="false"/>
          <w:color w:themeColor="text1" w:val="000000"/>
          <w:spacing w:val="0"/>
          <w:sz w:val="28"/>
          <w:u w:val="single"/>
          <w:shd/>
        </w:rPr>
        <w:t>Purpose</w:t>
      </w:r>
    </w:p>
    <w:p>
      <w:pPr>
        <w:pStyle w:val="Normal"/>
        <w:pBdr/>
        <w:jc w:val="both"/>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Open Sans Regular" w:eastAsia="Open Sans Regular" w:hAnsi="Open Sans Regular" w:cs="Open Sans Regular"/>
          <w:b w:val="false"/>
          <w:i w:val="false"/>
          <w:color w:themeColor="text1" w:val="000000"/>
          <w:spacing w:val="0"/>
          <w:sz w:val="28"/>
          <w:u w:val="none"/>
          <w:shd/>
        </w:rPr>
        <w:t>Predicting flights delay is now very important for various purposes. Generating the model which can accurately predict the delay in flights is utmost needed. Using a machine learning model, it can be easy to predict flight arrival delays. The main aim is to display the delay in flight arrival time so that it can be very well coordinated with the effects of the delay in flights as what we see that in the case of US where the economic impact of flight delays for domestic flights is estimated to be more than $19 Billion per year to the airlines and over $41 Billion per year to the national economy. It will be easier for the airline company too to make sure whether the flight will be delayed or not. They can change their strategy that is related to arranging the space for passengers, carry out their luggage etc. The final achievement will be one which helps in time management for the flight company.</w:t>
      </w:r>
    </w:p>
    <w:p>
      <w:pPr>
        <w:pStyle w:val="Normal"/>
        <w:pBdr/>
        <w:jc w:val="both"/>
        <w:rPr>
          <w:rFonts w:ascii="Open Sans Regular" w:eastAsia="Open Sans Regular" w:hAnsi="Open Sans Regular" w:cs="Open Sans Regular"/>
          <w:b w:val="fals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Regular" w:eastAsia="Open Sans Regular" w:hAnsi="Open Sans Regular" w:cs="Open Sans Regular"/>
          <w:b w:val="false"/>
          <w:i w:val="false"/>
          <w:smallCaps w:val="true"/>
          <w:color w:themeColor="text1" w:val="000000"/>
          <w:spacing w:val="0"/>
          <w:sz w:val="28"/>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2. </w:t>
      </w:r>
      <w:r>
        <w:rPr>
          <w:rFonts w:ascii="Open Sans Bold" w:eastAsia="Open Sans Bold" w:hAnsi="Open Sans Bold" w:cs="Open Sans Bold"/>
          <w:b w:val="true"/>
          <w:i w:val="false"/>
          <w:color w:themeColor="text1" w:val="000000"/>
          <w:spacing w:val="0"/>
          <w:sz w:val="32"/>
          <w:u w:val="single"/>
          <w:shd/>
        </w:rPr>
        <w:t>LITERATURE SURVEY</w:t>
      </w: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Theme="minorHAnsi" w:eastAsiaTheme="minorHAnsi" w:hAnsiTheme="minorHAnsi" w:cstheme="minorHAnsi"/>
          <w:b w:val="true"/>
          <w:i w:val="false"/>
          <w:color w:themeColor="text1" w:val="000000"/>
          <w:spacing w:val="0"/>
          <w:sz w:val="28"/>
          <w:u w:val="none"/>
          <w:shd/>
        </w:rPr>
        <w:t xml:space="preserve">2.1  </w:t>
      </w:r>
      <w:r>
        <w:rPr>
          <w:rFonts w:asciiTheme="minorHAnsi" w:eastAsiaTheme="minorHAnsi" w:hAnsiTheme="minorHAnsi" w:cstheme="minorHAnsi"/>
          <w:b w:val="true"/>
          <w:i w:val="false"/>
          <w:color w:themeColor="text1" w:val="000000"/>
          <w:spacing w:val="0"/>
          <w:sz w:val="28"/>
          <w:u w:val="single"/>
          <w:shd/>
        </w:rPr>
        <w:t>Existing problem</w:t>
      </w:r>
    </w:p>
    <w:p>
      <w:pPr>
        <w:pStyle w:val="Normal"/>
        <w:pBdr/>
        <w:ind w:firstLine="0"/>
        <w:jc w:val="both"/>
        <w:rPr>
          <w:rFonts w:ascii="Open Sans Regular" w:eastAsia="Open Sans Regular" w:hAnsi="Open Sans Regular" w:cs="Open Sans Regular"/>
          <w:b w:val="false"/>
          <w:i w:val="false"/>
          <w:smallCaps w:val="true"/>
          <w:color w:themeColor="text1" w:val="000000"/>
          <w:spacing w:val="0"/>
          <w:sz w:val="28"/>
          <w:u w:val="none"/>
          <w:shd/>
          <w:vertAlign w:val="superscript"/>
        </w:rPr>
      </w:pPr>
      <w:r>
        <w:rPr>
          <w:rFonts w:ascii="Open Sans Regular" w:eastAsia="Open Sans Regular" w:hAnsi="Open Sans Regular" w:cs="Open Sans Regular"/>
          <w:b w:val="false"/>
          <w:i w:val="false"/>
          <w:color w:themeColor="text1" w:val="000000"/>
          <w:spacing w:val="0"/>
          <w:sz w:val="28"/>
          <w:u w:val="none"/>
          <w:shd/>
        </w:rPr>
        <w:t xml:space="preserve">The major issue related to flights is to predict its delay. Air transportation is known for its speed and time. The major expectation of this transportation is that the passenger expects that they will reach the destination on time. Nowadays, due to the increase in heavy traffic, it is important to predict the delay in flights. It is necessary to find out the important criteria which can contribute to flight delays.  The major area includes finding and measuring factors affecting aircraft delays on the ground and in the air and develop machine learning algorithms to optimize airline and airport operations based on the factor responsible for the flight delay. A method is required to measure the impact of the delays occurring at one airport on other airports. Another major area of study is to classify the factors accountable for aircraft taxi-delays that happen on the ground. The delay propagation algorithm must be allowed to continuously refreshes flight schedules. Such a method will be unique in the area and more research using such procedures could be very helpful to the flight industry in terms of practical uses. </w:t>
      </w: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ind w:firstLine="0"/>
        <w:rPr>
          <w:rFonts w:ascii="Open Sans Regular" w:eastAsia="Open Sans Regular" w:hAnsi="Open Sans Regular" w:cs="Open Sans Regular"/>
          <w:b w:val="false"/>
          <w:i w:val="false"/>
          <w:smallCaps w:val="true"/>
          <w:color w:themeColor="text1" w:val="000000"/>
          <w:spacing w:val="0"/>
          <w:sz w:val="28"/>
          <w:u w:val="none"/>
          <w:shd/>
          <w:vertAlign w:val="superscript"/>
        </w:rPr>
      </w:pP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Theme="minorHAnsi" w:eastAsiaTheme="minorHAnsi" w:hAnsiTheme="minorHAnsi" w:cstheme="minorHAnsi"/>
          <w:b w:val="true"/>
          <w:i w:val="false"/>
          <w:color w:themeColor="text1" w:val="000000"/>
          <w:spacing w:val="0"/>
          <w:sz w:val="28"/>
          <w:u w:val="none"/>
          <w:shd/>
        </w:rPr>
        <w:t xml:space="preserve">2.2  </w:t>
      </w:r>
      <w:r>
        <w:rPr>
          <w:rFonts w:asciiTheme="minorHAnsi" w:eastAsiaTheme="minorHAnsi" w:hAnsiTheme="minorHAnsi" w:cstheme="minorHAnsi"/>
          <w:b w:val="true"/>
          <w:i w:val="false"/>
          <w:color w:themeColor="text1" w:val="000000"/>
          <w:spacing w:val="0"/>
          <w:sz w:val="28"/>
          <w:u w:val="single"/>
          <w:shd/>
        </w:rPr>
        <w:t>Proposed solution</w:t>
      </w:r>
    </w:p>
    <w:p>
      <w:pPr>
        <w:pStyle w:val="Normal"/>
        <w:pBdr/>
        <w:ind w:firstLine="0"/>
        <w:jc w:val="both"/>
        <w:rPr>
          <w:rFonts w:ascii="Open Sans Regular" w:eastAsia="Open Sans Regular" w:hAnsi="Open Sans Regular" w:cs="Open Sans Regular"/>
          <w:b w:val="false"/>
          <w:i w:val="false"/>
          <w:smallCaps w:val="true"/>
          <w:color w:themeColor="text1" w:val="000000"/>
          <w:spacing w:val="0"/>
          <w:sz w:val="28"/>
          <w:u w:val="none"/>
          <w:shd/>
          <w:vertAlign w:val="superscript"/>
        </w:rPr>
      </w:pPr>
      <w:r>
        <w:rPr>
          <w:rFonts w:ascii="Open Sans Regular" w:eastAsia="Open Sans Regular" w:hAnsi="Open Sans Regular" w:cs="Open Sans Regular"/>
          <w:b w:val="false"/>
          <w:i w:val="false"/>
          <w:color w:themeColor="text1" w:val="000000"/>
          <w:spacing w:val="0"/>
          <w:sz w:val="28"/>
          <w:u w:val="none"/>
          <w:shd/>
        </w:rPr>
        <w:t>Using a machine learning model, we can predict the flight arrival delays. We can take various inputs as a row of feature vector like departure date, departure delay, the distance between the two airports, scheduled arrival time, origin airport, destination airport etc to the algorithm.  We then use decision tree classifier to predict if the flight arrival will be delayed or not. A flight is considered to be delayed when the difference between scheduled and actual arrival times is greater than 15 minutes. The model will be trained based on the features which will give the higher accuracy. Finally, it will be integrated into a web-based application. The final system allows the user to give the details of the flights as input and the system will display the output whether the flight will be late or not.</w:t>
      </w:r>
    </w:p>
    <w:p>
      <w:pPr>
        <w:pStyle w:val="Normal"/>
        <w:pBdr/>
        <w:ind w:firstLine="0"/>
        <w:jc w:val="both"/>
        <w:rPr>
          <w:rFonts w:ascii="Open Sans Regular" w:eastAsia="Open Sans Regular" w:hAnsi="Open Sans Regular" w:cs="Open Sans Regular"/>
          <w:b w:val="fals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ind w:firstLine="0"/>
        <w:jc w:val="both"/>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ind w:firstLine="0"/>
        <w:jc w:val="center"/>
        <w:rPr>
          <w:rFonts w:ascii="Open Sans Regular" w:eastAsia="Open Sans Regular" w:hAnsi="Open Sans Regular" w:cs="Open Sans Regular"/>
          <w:b w:val="false"/>
          <w:i w:val="false"/>
          <w:smallCaps w:val="true"/>
          <w:color w:themeColor="text1" w:val="000000"/>
          <w:spacing w:val="0"/>
          <w:sz w:val="28"/>
          <w:u w:val="none"/>
          <w:shd/>
          <w:vertAlign w:val="superscript"/>
        </w:rPr>
      </w:pPr>
      <w:r>
        <w:drawing>
          <wp:inline distT="0" distR="0" distB="0" distL="0">
            <wp:extent cx="5357812" cy="26670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357812" cy="2667000"/>
                    </a:xfrm>
                    <a:prstGeom prst="rect">
                      <a:avLst/>
                    </a:prstGeom>
                  </pic:spPr>
                </pic:pic>
              </a:graphicData>
            </a:graphic>
          </wp:inline>
        </w:drawing>
      </w:r>
      <w:r>
        <w:rPr>
          <w:rFonts w:ascii="Open Sans Bold" w:eastAsia="Open Sans Bold" w:hAnsi="Open Sans Bold" w:cs="Open Sans Bold"/>
          <w:b w:val="true"/>
          <w:i w:val="false"/>
          <w:color w:themeColor="text1" w:val="000000"/>
          <w:spacing w:val="0"/>
          <w:sz w:val="32"/>
          <w:u w:val="none"/>
          <w:shd/>
        </w:rPr>
        <w:t xml:space="preserve">3. </w:t>
      </w:r>
      <w:r>
        <w:rPr>
          <w:rFonts w:ascii="Open Sans Bold" w:eastAsia="Open Sans Bold" w:hAnsi="Open Sans Bold" w:cs="Open Sans Bold"/>
          <w:b w:val="true"/>
          <w:i w:val="false"/>
          <w:color w:themeColor="text1" w:val="000000"/>
          <w:spacing w:val="0"/>
          <w:sz w:val="32"/>
          <w:u w:val="single"/>
          <w:shd/>
        </w:rPr>
        <w:t>THEORITICAL ANALYSIS</w:t>
      </w: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ind w:firstLine="0"/>
        <w:rPr>
          <w:rFonts w:asciiTheme="minorHAnsi" w:eastAsiaTheme="minorHAnsi" w:hAnsiTheme="minorHAnsi" w:cstheme="minorHAnsi"/>
          <w:b w:val="true"/>
          <w:color w:themeColor="text1" w:val="000000"/>
          <w:sz w:val="28"/>
          <w:shd/>
        </w:rPr>
      </w:pPr>
      <w:r>
        <w:rPr>
          <w:rFonts w:asciiTheme="minorHAnsi" w:eastAsiaTheme="minorHAnsi" w:hAnsiTheme="minorHAnsi" w:cstheme="minorHAnsi"/>
          <w:b w:val="true"/>
          <w:i w:val="false"/>
          <w:color w:themeColor="text1" w:val="000000"/>
          <w:spacing w:val="0"/>
          <w:sz w:val="28"/>
          <w:u w:val="none"/>
          <w:shd/>
        </w:rPr>
        <w:t xml:space="preserve">3.1  </w:t>
      </w:r>
      <w:r>
        <w:rPr>
          <w:rFonts w:asciiTheme="minorHAnsi" w:eastAsiaTheme="minorHAnsi" w:hAnsiTheme="minorHAnsi" w:cstheme="minorHAnsi"/>
          <w:b w:val="true"/>
          <w:i w:val="false"/>
          <w:color w:themeColor="text1" w:val="000000"/>
          <w:spacing w:val="0"/>
          <w:sz w:val="28"/>
          <w:u w:val="single"/>
          <w:shd/>
        </w:rPr>
        <w:t>Block diagram</w:t>
      </w: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r>
        <w:drawing>
          <wp:inline distT="0" distR="0" distB="0" distL="0">
            <wp:extent cx="6238875" cy="3443287"/>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6238875" cy="3443287"/>
                    </a:xfrm>
                    <a:prstGeom prst="rect">
                      <a:avLst/>
                    </a:prstGeom>
                  </pic:spPr>
                </pic:pic>
              </a:graphicData>
            </a:graphic>
          </wp:inline>
        </w:drawing>
      </w: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ind w:firstLine="0"/>
        <w:rPr>
          <w:rFonts w:ascii="Open Sans Bold" w:eastAsia="Open Sans Bold" w:hAnsi="Open Sans Bold" w:cs="Open Sans Bold"/>
          <w:b w:val="true"/>
          <w:color w:themeColor="text1" w:val="000000"/>
          <w:sz w:val="32"/>
          <w:shd/>
        </w:rPr>
      </w:pPr>
      <w:r>
        <w:rPr>
          <w:rFonts w:asciiTheme="minorHAnsi" w:eastAsiaTheme="minorHAnsi" w:hAnsiTheme="minorHAnsi" w:cstheme="minorHAnsi"/>
          <w:b w:val="true"/>
          <w:i w:val="false"/>
          <w:color w:themeColor="text1" w:val="000000"/>
          <w:spacing w:val="0"/>
          <w:sz w:val="28"/>
          <w:u w:val="none"/>
          <w:shd/>
        </w:rPr>
        <w:t xml:space="preserve">3.2  </w:t>
      </w:r>
      <w:r>
        <w:rPr>
          <w:rFonts w:asciiTheme="minorHAnsi" w:eastAsiaTheme="minorHAnsi" w:hAnsiTheme="minorHAnsi" w:cstheme="minorHAnsi"/>
          <w:b w:val="true"/>
          <w:i w:val="false"/>
          <w:color w:themeColor="text1" w:val="000000"/>
          <w:spacing w:val="0"/>
          <w:sz w:val="28"/>
          <w:u w:val="single"/>
          <w:shd/>
        </w:rPr>
        <w:t>Hardware / Software designing</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themeColor="text1" w:val="000000"/>
          <w:spacing w:val="0"/>
          <w:sz w:val="28"/>
          <w:u w:val="none"/>
          <w:shd/>
        </w:rPr>
        <w:t>The software used to implement this project is mainly Jupyter Notebook and Spyder. The other programming skills required are Python, Flask, HTML and CSS. The project works in 2 parts. The first part is building the model and the other part is building the frontend. The model building is done by using Machine Learning libraries by the help of Python. The frontend development is done by using HTML and the designs are added by using CSS. Both frontend and backend are connected by using Flask. The Flask generate localhost for the application to run.</w:t>
      </w:r>
    </w:p>
    <w:p>
      <w:pPr>
        <w:pStyle w:val="Normal"/>
        <w:pBdr/>
        <w:jc w:val="both"/>
        <w:rPr>
          <w:rFonts w:ascii="Open Sans Regular" w:eastAsia="Open Sans Regular" w:hAnsi="Open Sans Regular" w:cs="Open Sans Regular"/>
          <w:b w:val="fals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4. </w:t>
      </w:r>
      <w:r>
        <w:rPr>
          <w:rFonts w:ascii="Open Sans Bold" w:eastAsia="Open Sans Bold" w:hAnsi="Open Sans Bold" w:cs="Open Sans Bold"/>
          <w:b w:val="true"/>
          <w:i w:val="false"/>
          <w:color w:themeColor="text1" w:val="000000"/>
          <w:spacing w:val="0"/>
          <w:sz w:val="32"/>
          <w:u w:val="single"/>
          <w:shd/>
        </w:rPr>
        <w:t>EXPERIMENTAL INVESTIGATIONS</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themeColor="text1" w:val="000000"/>
          <w:spacing w:val="0"/>
          <w:sz w:val="28"/>
          <w:u w:val="none"/>
          <w:shd/>
        </w:rPr>
        <w:t>The flight's delay is caused by a variety of factors. The dataset which contains the record of every instance of the flight can be very well used to predict the delay of the flight. The data which save the records of every instance of the flight from departure to arrival such as when the flight leave the airport, when the wheels were taken off, when did it take off, when it reached the sky of destination, when did it land, when did passengers were finally allowed to come out etc. will be a better learning module for the Machine Learning Algorithm. This can provide wider options to be checked for the delay in flights rather than that based on the distance between the routes and types of routes. Nowadays, air traffic affects these important steps of flights travel and so including them in the prediction will give better accuracy. More than this, climate also affects the flight delays and so knowing the month and day will also be a major role to decide the delay in flights.</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5. </w:t>
      </w:r>
      <w:r>
        <w:rPr>
          <w:rFonts w:ascii="Open Sans Bold" w:eastAsia="Open Sans Bold" w:hAnsi="Open Sans Bold" w:cs="Open Sans Bold"/>
          <w:b w:val="true"/>
          <w:i w:val="false"/>
          <w:color w:themeColor="text1" w:val="000000"/>
          <w:spacing w:val="0"/>
          <w:sz w:val="32"/>
          <w:u w:val="single"/>
          <w:shd/>
        </w:rPr>
        <w:t>FLOWCHART</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r>
        <w:drawing>
          <wp:inline distT="0" distR="0" distB="0" distL="0">
            <wp:extent cx="6462712" cy="22479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462712" cy="2247900"/>
                    </a:xfrm>
                    <a:prstGeom prst="rect">
                      <a:avLst/>
                    </a:prstGeom>
                  </pic:spPr>
                </pic:pic>
              </a:graphicData>
            </a:graphic>
          </wp:inline>
        </w:drawing>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The first step in the building of this application is to get the dataset. We got the required dataset form the Kaggle platform. After data gathering, there is a process called Data preprocessing. In data preprocessing, we perform several methods like data cleaning, data integration, attribute selection, data transformation etc. All that to make our data clear and free from unwanted outliers and noise in data. Also there is a process called exploratory data analysis in which we understan the patterns and trends in our data to get useful insights for future building. We then split our data into training and testing. Generally, 80% of the data is used for training and 20% of the data is used for the testing purposes. Then comes the process of building the model also known as the the training phase. In this model is built using suitable Machine Learning algorithms as per the previous insights and problem statement. After the model is built, the model is tested using the testing data which we had kept aside. If the model is showing good accuracy then the model is accepted. </w:t>
      </w:r>
      <w:r>
        <w:rPr>
          <w:rFonts w:ascii="Open Sans Regular" w:eastAsia="Open Sans Regular" w:hAnsi="Open Sans Regular" w:cs="Open Sans Regular"/>
          <w:b w:val="false"/>
          <w:i w:val="false"/>
          <w:color w:val="000000"/>
          <w:spacing w:val="0"/>
          <w:sz w:val="28"/>
          <w:u w:val="none"/>
          <w:shd w:fill="auto" w:val="clear" w:color="auto"/>
        </w:rPr>
        <w:t xml:space="preserve">Else if the accuracy is not satisfactory then the process iterates until the required accuracy is achieved or maximum iterations are done. After we achieved the required accuracy in our model, the next and final step is for the prediction of re. In our case we are deploying the application which will take user inputs as the criteria for new data for prediction. This data will be evaluated using our model and the prediction will be made. The predicted output will be displayed to the user. </w:t>
      </w: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6. </w:t>
      </w:r>
      <w:r>
        <w:rPr>
          <w:rFonts w:ascii="Open Sans Bold" w:eastAsia="Open Sans Bold" w:hAnsi="Open Sans Bold" w:cs="Open Sans Bold"/>
          <w:b w:val="true"/>
          <w:i w:val="false"/>
          <w:color w:themeColor="text1" w:val="000000"/>
          <w:spacing w:val="0"/>
          <w:sz w:val="32"/>
          <w:u w:val="single"/>
          <w:shd/>
        </w:rPr>
        <w:t>RESULT</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We have successfuly built the machine learning model and developed a web application which ultimately allows the user to give the details of the flights he wants to go or want to book as inputs and the application will display whether the flight will be delayed or not. Based on the output the user can plan his upcoming strategies for travel.</w:t>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tab/>
      </w:r>
    </w:p>
    <w:p>
      <w:pPr>
        <w:pStyle w:val="Normal"/>
        <w:pBdr/>
        <w:jc w:val="center"/>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  </w:t>
      </w:r>
      <w:r>
        <w:drawing>
          <wp:inline distT="0" distR="0" distB="0" distL="0">
            <wp:extent cx="5943600" cy="2908107"/>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908107"/>
                    </a:xfrm>
                    <a:prstGeom prst="rect">
                      <a:avLst/>
                    </a:prstGeom>
                  </pic:spPr>
                </pic:pic>
              </a:graphicData>
            </a:graphic>
          </wp:inline>
        </w:drawing>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7. </w:t>
      </w:r>
      <w:r>
        <w:rPr>
          <w:rFonts w:ascii="Open Sans Bold" w:eastAsia="Open Sans Bold" w:hAnsi="Open Sans Bold" w:cs="Open Sans Bold"/>
          <w:b w:val="true"/>
          <w:i w:val="false"/>
          <w:color w:themeColor="text1" w:val="000000"/>
          <w:spacing w:val="0"/>
          <w:sz w:val="32"/>
          <w:u w:val="single"/>
          <w:shd/>
        </w:rPr>
        <w:t>ADVANTAGES &amp; DISADVANTAGES</w:t>
      </w:r>
    </w:p>
    <w:p>
      <w:pPr>
        <w:pStyle w:val="Normal"/>
        <w:pBdr/>
        <w:rPr>
          <w:rFonts w:ascii="Open Sans Bold" w:eastAsia="Open Sans Bold" w:hAnsi="Open Sans Bold" w:cs="Open Sans Bold"/>
          <w:b w:val="true"/>
          <w:i w:val="false"/>
          <w:smallCaps w:val="true"/>
          <w:color w:themeColor="text1" w:val="000000"/>
          <w:spacing w:val="0"/>
          <w:sz w:val="32"/>
          <w:u w:val="single"/>
          <w:shd/>
          <w:vertAlign w:val="superscript"/>
        </w:rPr>
      </w:pP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Open Sans Bold" w:eastAsia="Open Sans Bold" w:hAnsi="Open Sans Bold" w:cs="Open Sans Bold"/>
          <w:b w:val="true"/>
          <w:i w:val="false"/>
          <w:color w:val="000000"/>
          <w:spacing w:val="0"/>
          <w:sz w:val="28"/>
          <w:u w:val="single"/>
          <w:shd w:fill="auto" w:val="clear" w:color="auto"/>
        </w:rPr>
        <w:t>Advantages</w:t>
      </w:r>
      <w:r>
        <w:rPr>
          <w:rFonts w:ascii="Open Sans Regular" w:eastAsia="Open Sans Regular" w:hAnsi="Open Sans Regular" w:cs="Open Sans Regular"/>
          <w:b w:val="false"/>
          <w:i w:val="false"/>
          <w:color w:val="000000"/>
          <w:spacing w:val="0"/>
          <w:sz w:val="28"/>
          <w:u w:val="single"/>
          <w:shd w:fill="auto" w:val="clear" w:color="auto"/>
        </w:rPr>
        <w:t>:</w:t>
      </w:r>
    </w:p>
    <w:p>
      <w:pPr>
        <w:pStyle w:val="Normal"/>
        <w:pBdr/>
        <w:spacing w:line="288" w:after="0"/>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 The proposed method has proven to be highly capable of handling the challenges of large datasets and capturing the key factors influencing delays. This ultimately enables connected airports to collectively alleviate delay propagation within their network through collaborative efforts (e.g., delay prediction synchronization).</w:t>
      </w:r>
      <w:r>
        <w:rPr>
          <w:rFonts w:ascii="Open Sans Regular" w:eastAsia="Open Sans Regular" w:hAnsi="Open Sans Regular" w:cs="Open Sans Regular"/>
          <w:b w:val="false"/>
          <w:i w:val="false"/>
          <w:color w:val="000000"/>
          <w:spacing w:val="0"/>
          <w:sz w:val="28"/>
          <w:u w:val="none"/>
          <w:shd w:fill="auto" w:val="clear" w:color="auto"/>
        </w:rPr>
        <w:t xml:space="preserve"> </w:t>
      </w: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Open Sans Bold" w:eastAsia="Open Sans Bold" w:hAnsi="Open Sans Bold" w:cs="Open Sans Bold"/>
          <w:b w:val="true"/>
          <w:i w:val="false"/>
          <w:color w:val="000000"/>
          <w:spacing w:val="0"/>
          <w:sz w:val="28"/>
          <w:u w:val="single"/>
          <w:shd w:fill="auto" w:val="clear" w:color="auto"/>
        </w:rPr>
        <w:t>Disadvantages</w:t>
      </w:r>
      <w:r>
        <w:rPr>
          <w:rFonts w:ascii="Open Sans Regular" w:eastAsia="Open Sans Regular" w:hAnsi="Open Sans Regular" w:cs="Open Sans Regular"/>
          <w:b w:val="false"/>
          <w:i w:val="false"/>
          <w:color w:val="000000"/>
          <w:spacing w:val="0"/>
          <w:sz w:val="28"/>
          <w:u w:val="single"/>
          <w:shd w:fill="auto" w:val="clear" w:color="auto"/>
        </w:rPr>
        <w:t>:</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There can</w:t>
      </w:r>
      <w:r>
        <w:rPr>
          <w:rFonts w:ascii="Open Sans Regular" w:eastAsia="Open Sans Regular" w:hAnsi="Open Sans Regular" w:cs="Open Sans Regular"/>
          <w:b w:val="false"/>
          <w:i w:val="false"/>
          <w:color w:val="000000"/>
          <w:spacing w:val="0"/>
          <w:sz w:val="28"/>
          <w:u w:val="none"/>
          <w:shd w:fill="auto" w:val="clear" w:color="auto"/>
        </w:rPr>
        <w:t xml:space="preserve"> be the cases of accidental delays in flights, so a particular attention should be paid to extreme delays which could be the outliers which we tried to ignore. During the exploration of our dataset from Kaggle, it was seen that sometimes delays of several hours, like even tens of hours, could be recorded. This type of delay is less and the cause of these delays is probably linked to unpredictable events (weather, breakdown, accident. Taking into account a delay of this type will likely introduce a bias in the analysis and hence the output. </w:t>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r>
        <w:rPr>
          <w:rFonts w:ascii="Open Sans Bold" w:eastAsia="Open Sans Bold" w:hAnsi="Open Sans Bold" w:cs="Open Sans Bold"/>
          <w:b w:val="true"/>
          <w:i w:val="false"/>
          <w:color w:themeColor="text1" w:val="000000"/>
          <w:spacing w:val="0"/>
          <w:sz w:val="32"/>
          <w:u w:val="none"/>
          <w:shd/>
        </w:rPr>
        <w:t xml:space="preserve">8. </w:t>
      </w:r>
      <w:r>
        <w:rPr>
          <w:rFonts w:ascii="Open Sans Bold" w:eastAsia="Open Sans Bold" w:hAnsi="Open Sans Bold" w:cs="Open Sans Bold"/>
          <w:b w:val="true"/>
          <w:i w:val="false"/>
          <w:color w:themeColor="text1" w:val="000000"/>
          <w:spacing w:val="0"/>
          <w:sz w:val="32"/>
          <w:u w:val="single"/>
          <w:shd/>
        </w:rPr>
        <w:t>APPLICATIONS</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The application developed can be used by various type of users like passengers, airport staff, airlines and many more to facilitate the movement of flights and providing better time management strategies for their respective purpose. </w:t>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9. </w:t>
      </w:r>
      <w:r>
        <w:rPr>
          <w:rFonts w:ascii="Open Sans Bold" w:eastAsia="Open Sans Bold" w:hAnsi="Open Sans Bold" w:cs="Open Sans Bold"/>
          <w:b w:val="true"/>
          <w:i w:val="false"/>
          <w:color w:themeColor="text1" w:val="000000"/>
          <w:spacing w:val="0"/>
          <w:sz w:val="32"/>
          <w:u w:val="single"/>
          <w:shd/>
        </w:rPr>
        <w:t>CONCLUSION</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This project and the analysis retrieved are useful not only for passengers point of view, but for every decision maker in the aviation industry. Apart from the financial losses incurred by the industry, flight delay also portray a negative reputation of the airlines, and decreases their reliability. It causes various sustainability issues, for example, increase in fuel consumption and gas emissions. The analysis carried here not only predicts delays based on the previous available data, but also give statistical description of airlines, their rankings based on their on-time performance, and delays with respect to time, showing the peak hours of delay.</w:t>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10. </w:t>
      </w:r>
      <w:r>
        <w:rPr>
          <w:rFonts w:ascii="Open Sans Bold" w:eastAsia="Open Sans Bold" w:hAnsi="Open Sans Bold" w:cs="Open Sans Bold"/>
          <w:b w:val="true"/>
          <w:i w:val="false"/>
          <w:color w:themeColor="text1" w:val="000000"/>
          <w:spacing w:val="0"/>
          <w:sz w:val="32"/>
          <w:u w:val="single"/>
          <w:shd/>
        </w:rPr>
        <w:t>FUTURE SCOPE</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This application which we've developed can be modeled to give information about other possibilities as well. Like which airline has the least amount of delays and with the help of this airlines will try to compete and will think about measures to reduce delays to be better among the rivals.</w:t>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Open Sans Bold" w:eastAsia="Open Sans Bold" w:hAnsi="Open Sans Bold" w:cs="Open Sans Bold"/>
          <w:b w:val="true"/>
          <w:i w:val="false"/>
          <w:color w:val="000000"/>
          <w:spacing w:val="0"/>
          <w:sz w:val="28"/>
          <w:u w:val="none"/>
          <w:shd w:fill="auto" w:val="clear" w:color="auto"/>
        </w:rPr>
        <w:t>________________________________________________________________________________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11. </w:t>
      </w:r>
      <w:r>
        <w:rPr>
          <w:rFonts w:ascii="Open Sans Bold" w:eastAsia="Open Sans Bold" w:hAnsi="Open Sans Bold" w:cs="Open Sans Bold"/>
          <w:b w:val="true"/>
          <w:i w:val="false"/>
          <w:color w:themeColor="text1" w:val="000000"/>
          <w:spacing w:val="0"/>
          <w:sz w:val="32"/>
          <w:u w:val="single"/>
          <w:shd/>
        </w:rPr>
        <w:t>BIBILOGRAPHY</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numPr>
          <w:ilvl w:val="0"/>
          <w:numId w:val="89427545"/>
        </w:numPr>
        <w:pBdr/>
        <w:spacing w:after="0"/>
        <w:ind w:firstLine="-360" w:left="720"/>
      </w:pPr>
      <w:r/>
      <w:r>
        <w:fldChar w:fldCharType="begin"/>
      </w:r>
      <w:r>
        <w:instrText>HYPERLINK "https://machinelearningmastery.com/a-tour-of-machine-learning-algorithms/"</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https://machinelearningmastery.com/a-tour-of-machine-learning-algorithms/</w:t>
      </w:r>
      <w:r>
        <w:fldChar w:fldCharType="end"/>
      </w:r>
    </w:p>
    <w:p>
      <w:pPr>
        <w:numPr>
          <w:ilvl w:val="0"/>
          <w:numId w:val="89427545"/>
        </w:numPr>
        <w:pBdr/>
        <w:spacing w:after="0"/>
        <w:ind w:firstLine="-360" w:left="720"/>
      </w:pPr>
      <w:r/>
      <w:r>
        <w:fldChar w:fldCharType="begin"/>
      </w:r>
      <w:r>
        <w:instrText>HYPERLINK "https://smartbridge.teachable.com/courses/enrolled/869132"</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https://smartbridge.teachable.com/courses/enrolled/869132</w:t>
      </w:r>
      <w:r>
        <w:fldChar w:fldCharType="end"/>
      </w:r>
      <w:r>
        <w:rPr>
          <w:rFonts w:ascii="Roboto Regular" w:eastAsia="Roboto Regular" w:hAnsi="Roboto Regular" w:cs="Roboto Regular"/>
          <w:b w:val="false"/>
          <w:i w:val="false"/>
          <w:spacing w:val="0"/>
          <w:sz w:val="24"/>
          <w:u w:val="single"/>
          <w:shd w:fill="auto" w:val="clear" w:color="auto"/>
        </w:rPr>
        <w:t xml:space="preserve"> </w:t>
      </w:r>
    </w:p>
    <w:p>
      <w:pPr>
        <w:numPr>
          <w:ilvl w:val="0"/>
          <w:numId w:val="89427545"/>
        </w:numPr>
        <w:pBdr/>
        <w:spacing w:after="0"/>
        <w:ind w:firstLine="-360" w:left="720"/>
      </w:pPr>
      <w:r/>
      <w:r>
        <w:fldChar w:fldCharType="begin"/>
      </w:r>
      <w:r>
        <w:instrText>HYPERLINK "https://www.kaggle.com/fabiendaniel/predicting-flight-delays-tutorial"</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https://www.kaggle.com/fabiendaniel/predicting-flight-delays-tutorial</w:t>
      </w:r>
      <w:r>
        <w:fldChar w:fldCharType="end"/>
      </w:r>
    </w:p>
    <w:p>
      <w:pPr>
        <w:numPr>
          <w:ilvl w:val="0"/>
          <w:numId w:val="89427545"/>
        </w:numPr>
        <w:pBdr/>
        <w:spacing w:after="0"/>
        <w:ind w:firstLine="-360" w:left="720"/>
      </w:pPr>
      <w:r/>
      <w:r>
        <w:fldChar w:fldCharType="begin"/>
      </w:r>
      <w:r>
        <w:instrText>HYPERLINK "https://www.kaggle.com/usdot/flight-delays"</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https://www.kaggle.com/usdot/flight-delays</w:t>
      </w:r>
      <w:r>
        <w:fldChar w:fldCharType="end"/>
      </w:r>
      <w:r>
        <w:rPr>
          <w:rFonts w:ascii="Roboto Regular" w:eastAsia="Roboto Regular" w:hAnsi="Roboto Regular" w:cs="Roboto Regular"/>
          <w:b w:val="false"/>
          <w:i w:val="false"/>
          <w:spacing w:val="0"/>
          <w:sz w:val="24"/>
          <w:u w:val="single"/>
          <w:shd w:fill="auto" w:val="clear" w:color="auto"/>
        </w:rPr>
        <w:t xml:space="preserve"> </w:t>
      </w:r>
    </w:p>
    <w:p>
      <w:pPr>
        <w:numPr>
          <w:ilvl w:val="0"/>
          <w:numId w:val="89427545"/>
        </w:numPr>
        <w:pBdr/>
        <w:spacing w:after="0"/>
        <w:ind w:firstLine="-360" w:left="720"/>
      </w:pPr>
      <w:r/>
      <w:r>
        <w:fldChar w:fldCharType="begin"/>
      </w:r>
      <w:r>
        <w:instrText>HYPERLINK "https://www.edureka.co/blog/introduction-to-machine-learning/#What%20Is%20Machine%20Learning"</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https://www.edureka.co/blog/introduction-to-machine-learning/#What%20Is%20Machine%20Learning</w:t>
      </w:r>
      <w:r>
        <w:fldChar w:fldCharType="end"/>
      </w:r>
      <w:r>
        <w:rPr>
          <w:rFonts w:ascii="Roboto Regular" w:eastAsia="Roboto Regular" w:hAnsi="Roboto Regular" w:cs="Roboto Regular"/>
          <w:b w:val="false"/>
          <w:i w:val="false"/>
          <w:spacing w:val="0"/>
          <w:sz w:val="24"/>
          <w:u w:val="single"/>
          <w:shd w:fill="auto" w:val="clear" w:color="auto"/>
        </w:rPr>
        <w:t xml:space="preserve"> </w:t>
      </w:r>
    </w:p>
    <w:p>
      <w:pPr>
        <w:pStyle w:val="Normal"/>
        <w:pBdr/>
        <w:rPr>
          <w:rFonts w:ascii="Roboto Regular" w:eastAsia="Roboto Regular" w:hAnsi="Roboto Regular" w:cs="Roboto Regular"/>
          <w:b w:val="false"/>
          <w:i w:val="false"/>
          <w:smallCaps w:val="true"/>
          <w:color w:themeColor="text1"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Theme="minorHAnsi" w:eastAsiaTheme="minorHAnsi" w:hAnsiTheme="minorHAnsi" w:cstheme="minorHAnsi"/>
          <w:b w:val="true"/>
          <w:color w:themeColor="text1" w:val="000000"/>
          <w:sz w:val="28"/>
          <w:shd/>
        </w:rPr>
      </w:pPr>
      <w:r>
        <w:rPr>
          <w:rFonts w:asciiTheme="minorHAnsi" w:eastAsiaTheme="minorHAnsi" w:hAnsiTheme="minorHAnsi" w:cstheme="minorHAnsi"/>
          <w:b w:val="true"/>
          <w:i w:val="false"/>
          <w:color w:themeColor="text1" w:val="000000"/>
          <w:spacing w:val="0"/>
          <w:sz w:val="28"/>
          <w:u w:val="single"/>
          <w:shd/>
        </w:rPr>
        <w:t>APPENDIX</w:t>
      </w:r>
      <w:r>
        <w:rPr>
          <w:rFonts w:asciiTheme="minorHAnsi" w:eastAsiaTheme="minorHAnsi" w:hAnsiTheme="minorHAnsi" w:cstheme="minorHAnsi"/>
          <w:b w:val="true"/>
          <w:i w:val="false"/>
          <w:color w:themeColor="text1" w:val="000000"/>
          <w:spacing w:val="0"/>
          <w:sz w:val="28"/>
          <w:u w:val="none"/>
          <w:shd/>
        </w:rPr>
        <w:t xml:space="preserve"> </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1. Machine Learning: </w:t>
      </w:r>
      <w:r>
        <w:rPr>
          <w:rFonts w:ascii="Open Sans Regular" w:eastAsia="Open Sans Regular" w:hAnsi="Open Sans Regular" w:cs="Open Sans Regular"/>
          <w:b w:val="false"/>
          <w:i w:val="false"/>
          <w:color w:val="000000"/>
          <w:spacing w:val="0"/>
          <w:sz w:val="28"/>
          <w:u w:val="none"/>
          <w:shd w:fill="auto" w:val="clear" w:color="auto"/>
        </w:rPr>
        <w:t xml:space="preserve">Machine learning is a subset of </w:t>
      </w:r>
      <w:r>
        <w:fldChar w:fldCharType="begin"/>
      </w:r>
      <w:r>
        <w:instrText>HYPERLINK "https://www.edureka.co/blog/artificial-intelligence-tutorial/"</w:instrText>
      </w:r>
      <w:r>
        <w:fldChar w:fldCharType="separate"/>
      </w:r>
      <w:r>
        <w:rPr>
          <w:rFonts w:ascii="Open Sans Regular" w:eastAsia="Open Sans Regular" w:hAnsi="Open Sans Regular" w:cs="Open Sans Regular"/>
          <w:b w:val="false"/>
          <w:i w:val="false"/>
          <w:color w:val="000000"/>
          <w:spacing w:val="0"/>
          <w:sz w:val="28"/>
          <w:u w:val="none" w:color="000000"/>
          <w:shd w:fill="auto" w:val="clear" w:color="auto"/>
        </w:rPr>
        <w:t>Artificial Intelligence</w:t>
      </w:r>
      <w:r>
        <w:fldChar w:fldCharType="end"/>
      </w:r>
      <w:r>
        <w:rPr>
          <w:rFonts w:ascii="Open Sans Regular" w:eastAsia="Open Sans Regular" w:hAnsi="Open Sans Regular" w:cs="Open Sans Regular"/>
          <w:b w:val="false"/>
          <w:i w:val="false"/>
          <w:color w:val="000000"/>
          <w:spacing w:val="0"/>
          <w:sz w:val="28"/>
          <w:u w:val="none"/>
          <w:shd w:fill="auto" w:val="clear" w:color="auto"/>
        </w:rPr>
        <w:t xml:space="preserve"> (AI) which provides machines the ability to learn automatically &amp; improve from experience without being explicitly programmed to do so.</w:t>
      </w:r>
    </w:p>
    <w:p>
      <w:pPr>
        <w:pStyle w:val="Normal"/>
        <w:pBdr/>
        <w:rPr>
          <w:rFonts w:ascii="Open Sans Regular" w:eastAsia="Open Sans Regular" w:hAnsi="Open Sans Regular" w:cs="Open Sans Regular"/>
          <w:b w:val="false"/>
          <w:i w:val="true"/>
          <w:smallCaps w:val="true"/>
          <w:color w:val="4a4a4a"/>
          <w:spacing w:val="0"/>
          <w:sz w:val="24"/>
          <w:u w:val="none"/>
          <w:shd w:fill="FFFFFF" w:val="clear" w:color="auto"/>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2. Algorithm for machine learning: </w:t>
      </w:r>
      <w:r>
        <w:rPr>
          <w:rFonts w:ascii="Open Sans Regular" w:eastAsia="Open Sans Regular" w:hAnsi="Open Sans Regular" w:cs="Open Sans Regular"/>
          <w:b w:val="false"/>
          <w:i w:val="false"/>
          <w:color w:val="000000"/>
          <w:spacing w:val="0"/>
          <w:sz w:val="28"/>
          <w:u w:val="none"/>
          <w:shd w:fill="auto" w:val="clear" w:color="auto"/>
        </w:rPr>
        <w:t>A Machine Learning algorithm is a set of rules and statistical techniques used to learn patterns from data and draw significant information from it. It is the logic behind a Machine Learning model. An example of a Machine Learning algorithm is the Linear Regression algorithm.</w:t>
      </w: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3: Training Data: The Machine Learning model is built using the training data. The training data helps the model to identify key trends and patterns essential to predict the output. </w:t>
      </w: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Open Sans Regular" w:eastAsia="Open Sans Regular" w:hAnsi="Open Sans Regular" w:cs="Open Sans Regular"/>
          <w:b w:val="false"/>
          <w:i w:val="false"/>
          <w:color w:val="000000"/>
          <w:spacing w:val="0"/>
          <w:sz w:val="28"/>
          <w:u w:val="none"/>
          <w:shd w:fill="auto" w:val="clear" w:color="auto"/>
        </w:rPr>
        <w:t>4. Testing Data: After the model is trained, it must be tested to evaluate how accurately it can predict an outcome. This is done by the testing data set.</w:t>
      </w: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spacing w:line="408" w:after="240"/>
        <w:jc w:val="both"/>
        <w:rPr>
          <w:color w:val="4a4a4a"/>
        </w:rPr>
      </w:pPr>
    </w:p>
    <w:p>
      <w:pPr>
        <w:pStyle w:val="Normal"/>
        <w:pBdr/>
        <w:spacing w:line="408" w:after="240"/>
        <w:jc w:val="both"/>
        <w:rPr>
          <w:color w:val="4a4a4a"/>
        </w:rPr>
      </w:pPr>
      <w:r>
        <w:rPr>
          <w:rFonts w:ascii="Open Sans Regular" w:eastAsia="Open Sans Regular" w:hAnsi="Open Sans Regular" w:cs="Open Sans Regular"/>
          <w:b w:val="false"/>
          <w:i w:val="false"/>
          <w:color w:val="000000"/>
          <w:spacing w:val="0"/>
          <w:sz w:val="28"/>
          <w:u w:val="none"/>
          <w:shd w:fill="auto" w:val="clear" w:color="auto"/>
        </w:rPr>
        <w:t xml:space="preserve"> </w:t>
      </w:r>
    </w:p>
    <w:p>
      <w:pPr>
        <w:pStyle w:val="Normal"/>
        <w:pBdr/>
        <w:rPr>
          <w:rFonts w:asciiTheme="minorHAnsi" w:eastAsiaTheme="minorHAnsi" w:hAnsiTheme="minorHAnsi" w:cstheme="minorHAnsi"/>
          <w:b w:val="true"/>
          <w:color w:themeColor="text1" w:val="000000"/>
          <w:sz w:val="28"/>
          <w:shd/>
        </w:rPr>
      </w:pPr>
      <w:r>
        <w:rPr>
          <w:rFonts w:asciiTheme="minorHAnsi" w:eastAsiaTheme="minorHAnsi" w:hAnsiTheme="minorHAnsi" w:cstheme="minorHAnsi"/>
          <w:b w:val="true"/>
          <w:i w:val="false"/>
          <w:color w:themeColor="text1" w:val="000000"/>
          <w:spacing w:val="0"/>
          <w:sz w:val="28"/>
          <w:u w:val="none"/>
          <w:shd/>
        </w:rPr>
        <w:t xml:space="preserve">A. </w:t>
      </w:r>
      <w:r>
        <w:rPr>
          <w:rFonts w:asciiTheme="minorHAnsi" w:eastAsiaTheme="minorHAnsi" w:hAnsiTheme="minorHAnsi" w:cstheme="minorHAnsi"/>
          <w:b w:val="true"/>
          <w:i w:val="false"/>
          <w:color w:themeColor="text1" w:val="000000"/>
          <w:spacing w:val="0"/>
          <w:sz w:val="32"/>
          <w:u w:val="single"/>
          <w:shd/>
        </w:rPr>
        <w:t>Source code</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Jupyter Notebook</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Heading1"/>
        <w:pBdr/>
        <w:shd w:fill="FFFFFF" w:val="clear" w:color="auto"/>
        <w:spacing w:after="0" w:before="209"/>
      </w:pPr>
      <w:r>
        <w:rPr>
          <w:rFonts w:ascii="TeX Gyre Heros Regular" w:eastAsia="TeX Gyre Heros Regular" w:hAnsi="TeX Gyre Heros Regular" w:cs="TeX Gyre Heros Regular"/>
          <w:color w:val="000000"/>
          <w:sz w:val="39"/>
          <w:shd w:fill="FFFFFF" w:val="clear" w:color="auto"/>
        </w:rPr>
        <w:t>Libraries</w:t>
      </w:r>
      <w:bookmarkStart w:id="1" w:name="_Tocydtf2ye6hx1z"/>
      <w:bookmarkEnd w:id="1"/>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color w:val="333333"/>
        </w:rPr>
      </w:pP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numpy</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np</w:t>
      </w:r>
      <w:r>
        <w:br/>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pandas</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pd</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[2]:</w:t>
      </w:r>
    </w:p>
    <w:p>
      <w:pPr>
        <w:pStyle w:val="Heading1"/>
        <w:pBdr/>
        <w:shd w:fill="FFFFFF" w:val="clear" w:color="auto"/>
        <w:spacing w:after="0" w:before="209"/>
      </w:pPr>
      <w:r>
        <w:rPr>
          <w:rFonts w:ascii="TeX Gyre Heros Regular" w:eastAsia="TeX Gyre Heros Regular" w:hAnsi="TeX Gyre Heros Regular" w:cs="TeX Gyre Heros Regular"/>
          <w:color w:val="000000"/>
          <w:sz w:val="39"/>
          <w:shd w:fill="FFFFFF" w:val="clear" w:color="auto"/>
        </w:rPr>
        <w:t>Dataset (1,00,000 rows)</w:t>
      </w:r>
      <w:bookmarkStart w:id="2" w:name="_Tocpis6iddaa5je"/>
      <w:bookmarkEnd w:id="2"/>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color w:val="333333"/>
        </w:rPr>
      </w:pPr>
      <w:r>
        <w:rPr>
          <w:b w:val="false"/>
          <w:i w:val="false"/>
          <w:color w:val="333333"/>
          <w:spacing w:val="0"/>
          <w:sz w:val="21"/>
          <w:u w:val="none"/>
          <w:shd w:fill="F7F7F7" w:val="clear" w:color="auto"/>
        </w:rPr>
        <w:t xml:space="preserve">df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pd</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read_csv(</w:t>
      </w:r>
      <w:r>
        <w:rPr>
          <w:b w:val="false"/>
          <w:i w:val="false"/>
          <w:color w:val="ba2121"/>
          <w:spacing w:val="0"/>
          <w:sz w:val="21"/>
          <w:u w:val="none"/>
          <w:shd w:fill="F7F7F7" w:val="clear" w:color="auto"/>
        </w:rPr>
        <w:t>'flightss.csv'</w:t>
      </w:r>
      <w:r>
        <w:rPr>
          <w:b w:val="false"/>
          <w:i w:val="false"/>
          <w:color w:val="333333"/>
          <w:spacing w:val="0"/>
          <w:sz w:val="21"/>
          <w:u w:val="none"/>
          <w:shd w:fill="F7F7F7" w:val="clear" w:color="auto"/>
        </w:rPr>
        <w:t>)</w:t>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color w:val="333333"/>
        </w:rPr>
      </w:pPr>
      <w:r>
        <w:rPr>
          <w:b w:val="false"/>
          <w:i w:val="false"/>
          <w:color w:val="333333"/>
          <w:spacing w:val="0"/>
          <w:sz w:val="21"/>
          <w:u w:val="none"/>
          <w:shd w:fill="F7F7F7" w:val="clear" w:color="auto"/>
        </w:rPr>
        <w:t>df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shape</w:t>
      </w:r>
    </w:p>
    <w:p>
      <w:pPr>
        <w:pStyle w:val="Normal"/>
        <w:pBdr/>
        <w:shd w:fill="FFFFFF" w:val="clear" w:color="auto"/>
        <w:jc w:val="right"/>
        <w:rPr>
          <w:color w:val="8b0000"/>
        </w:rPr>
      </w:pPr>
      <w:r>
        <w:rPr>
          <w:b w:val="false"/>
          <w:i w:val="false"/>
          <w:color w:val="8b0000"/>
          <w:spacing w:val="0"/>
          <w:sz w:val="21"/>
          <w:u w:val="none"/>
          <w:shd w:fill="FFFFFF" w:val="clear" w:color="auto"/>
        </w:rPr>
        <w:t>Out[5]:</w:t>
      </w:r>
    </w:p>
    <w:p>
      <w:pPr>
        <w:pStyle w:val="Normal"/>
        <w:pBdr/>
        <w:shd w:fill="FFFFFF" w:val="clear" w:color="auto"/>
        <w:rPr>
          <w:color w:val="000000"/>
        </w:rPr>
      </w:pPr>
      <w:r>
        <w:rPr>
          <w:b w:val="false"/>
          <w:i w:val="false"/>
          <w:color w:val="000000"/>
          <w:spacing w:val="0"/>
          <w:sz w:val="21"/>
          <w:u w:val="none"/>
          <w:shd w:fill="FFFFFF" w:val="clear" w:color="auto"/>
        </w:rPr>
        <w:t>(99999, 31)</w:t>
      </w:r>
    </w:p>
    <w:p>
      <w:pPr>
        <w:pStyle w:val="Normal"/>
        <w:pBdr/>
        <w:shd w:fill="FFFFFF" w:val="clear" w:color="auto"/>
        <w:rPr>
          <w:b w:val="false"/>
          <w:i w:val="false"/>
          <w:smallCaps w:val="true"/>
          <w:color w:val="000000"/>
          <w:spacing w:val="0"/>
          <w:sz w:val="21"/>
          <w:u w:val="none"/>
          <w:shd w:fill="FFFFFF" w:val="clear" w:color="auto"/>
          <w:vertAlign w:val="superscript"/>
        </w:rPr>
      </w:pPr>
    </w:p>
    <w:p>
      <w:pPr>
        <w:pStyle w:val="Normal"/>
        <w:pBdr/>
        <w:shd w:fill="F7F7F7" w:val="clear" w:color="auto"/>
        <w:rPr>
          <w:color w:val="333333"/>
        </w:rPr>
      </w:pPr>
      <w:r>
        <w:rPr>
          <w:b w:val="false"/>
          <w:i w:val="false"/>
          <w:color w:val="333333"/>
          <w:spacing w:val="0"/>
          <w:sz w:val="21"/>
          <w:u w:val="none"/>
          <w:shd w:fill="F7F7F7" w:val="clear" w:color="auto"/>
        </w:rPr>
        <w:t>df[</w:t>
      </w:r>
      <w:r>
        <w:rPr>
          <w:b w:val="false"/>
          <w:i w:val="false"/>
          <w:color w:val="ba2121"/>
          <w:spacing w:val="0"/>
          <w:sz w:val="21"/>
          <w:u w:val="none"/>
          <w:shd w:fill="F7F7F7" w:val="clear" w:color="auto"/>
        </w:rPr>
        <w:t>'SCHEDULED_ARRIVAL'</w:t>
      </w:r>
      <w:r>
        <w:rPr>
          <w:b w:val="false"/>
          <w:i w:val="false"/>
          <w:color w:val="333333"/>
          <w:spacing w:val="0"/>
          <w:sz w:val="21"/>
          <w:u w:val="none"/>
          <w:shd w:fill="F7F7F7" w:val="clear" w:color="auto"/>
        </w:rPr>
        <w:t>]</w:t>
      </w:r>
    </w:p>
    <w:p>
      <w:pPr>
        <w:pStyle w:val="Normal"/>
        <w:pBdr/>
        <w:shd w:fill="FFFFFF" w:val="clear" w:color="auto"/>
        <w:jc w:val="right"/>
        <w:rPr>
          <w:color w:val="8b0000"/>
        </w:rPr>
      </w:pPr>
      <w:r>
        <w:rPr>
          <w:b w:val="false"/>
          <w:i w:val="false"/>
          <w:color w:val="8b0000"/>
          <w:spacing w:val="0"/>
          <w:sz w:val="21"/>
          <w:u w:val="none"/>
          <w:shd w:fill="FFFFFF" w:val="clear" w:color="auto"/>
        </w:rPr>
        <w:t>Out[7]:</w:t>
      </w:r>
    </w:p>
    <w:p>
      <w:pPr>
        <w:pStyle w:val="Normal"/>
        <w:pBdr/>
        <w:shd w:fill="FFFFFF" w:val="clear" w:color="auto"/>
        <w:rPr>
          <w:color w:val="000000"/>
        </w:rPr>
      </w:pPr>
      <w:r>
        <w:rPr>
          <w:b w:val="false"/>
          <w:i w:val="false"/>
          <w:color w:val="000000"/>
          <w:spacing w:val="0"/>
          <w:sz w:val="21"/>
          <w:u w:val="none"/>
          <w:shd w:fill="FFFFFF" w:val="clear" w:color="auto"/>
        </w:rPr>
        <w:t>0         430</w:t>
      </w:r>
      <w:r>
        <w:br/>
      </w:r>
      <w:r>
        <w:rPr>
          <w:b w:val="false"/>
          <w:i w:val="false"/>
          <w:color w:val="000000"/>
          <w:spacing w:val="0"/>
          <w:sz w:val="21"/>
          <w:u w:val="none"/>
          <w:shd w:fill="FFFFFF" w:val="clear" w:color="auto"/>
        </w:rPr>
        <w:t>1         750</w:t>
      </w:r>
      <w:r>
        <w:br/>
      </w:r>
      <w:r>
        <w:rPr>
          <w:b w:val="false"/>
          <w:i w:val="false"/>
          <w:color w:val="000000"/>
          <w:spacing w:val="0"/>
          <w:sz w:val="21"/>
          <w:u w:val="none"/>
          <w:shd w:fill="FFFFFF" w:val="clear" w:color="auto"/>
        </w:rPr>
        <w:t>2         806</w:t>
      </w:r>
      <w:r>
        <w:br/>
      </w:r>
      <w:r>
        <w:rPr>
          <w:b w:val="false"/>
          <w:i w:val="false"/>
          <w:color w:val="000000"/>
          <w:spacing w:val="0"/>
          <w:sz w:val="21"/>
          <w:u w:val="none"/>
          <w:shd w:fill="FFFFFF" w:val="clear" w:color="auto"/>
        </w:rPr>
        <w:t>3         805</w:t>
      </w:r>
      <w:r>
        <w:br/>
      </w:r>
      <w:r>
        <w:rPr>
          <w:b w:val="false"/>
          <w:i w:val="false"/>
          <w:color w:val="000000"/>
          <w:spacing w:val="0"/>
          <w:sz w:val="21"/>
          <w:u w:val="none"/>
          <w:shd w:fill="FFFFFF" w:val="clear" w:color="auto"/>
        </w:rPr>
        <w:t>4         320</w:t>
      </w:r>
      <w:r>
        <w:br/>
      </w:r>
      <w:r>
        <w:rPr>
          <w:b w:val="false"/>
          <w:i w:val="false"/>
          <w:color w:val="000000"/>
          <w:spacing w:val="0"/>
          <w:sz w:val="21"/>
          <w:u w:val="none"/>
          <w:shd w:fill="FFFFFF" w:val="clear" w:color="auto"/>
        </w:rPr>
        <w:t xml:space="preserve">         ... </w:t>
      </w:r>
      <w:r>
        <w:br/>
      </w:r>
      <w:r>
        <w:rPr>
          <w:b w:val="false"/>
          <w:i w:val="false"/>
          <w:color w:val="000000"/>
          <w:spacing w:val="0"/>
          <w:sz w:val="21"/>
          <w:u w:val="none"/>
          <w:shd w:fill="FFFFFF" w:val="clear" w:color="auto"/>
        </w:rPr>
        <w:t>99994    1157</w:t>
      </w:r>
      <w:r>
        <w:br/>
      </w:r>
      <w:r>
        <w:rPr>
          <w:b w:val="false"/>
          <w:i w:val="false"/>
          <w:color w:val="000000"/>
          <w:spacing w:val="0"/>
          <w:sz w:val="21"/>
          <w:u w:val="none"/>
          <w:shd w:fill="FFFFFF" w:val="clear" w:color="auto"/>
        </w:rPr>
        <w:t>99995    1219</w:t>
      </w:r>
      <w:r>
        <w:br/>
      </w:r>
      <w:r>
        <w:rPr>
          <w:b w:val="false"/>
          <w:i w:val="false"/>
          <w:color w:val="000000"/>
          <w:spacing w:val="0"/>
          <w:sz w:val="21"/>
          <w:u w:val="none"/>
          <w:shd w:fill="FFFFFF" w:val="clear" w:color="auto"/>
        </w:rPr>
        <w:t>99996    1842</w:t>
      </w:r>
      <w:r>
        <w:br/>
      </w:r>
      <w:r>
        <w:rPr>
          <w:b w:val="false"/>
          <w:i w:val="false"/>
          <w:color w:val="000000"/>
          <w:spacing w:val="0"/>
          <w:sz w:val="21"/>
          <w:u w:val="none"/>
          <w:shd w:fill="FFFFFF" w:val="clear" w:color="auto"/>
        </w:rPr>
        <w:t>99997    1225</w:t>
      </w:r>
      <w:r>
        <w:br/>
      </w:r>
      <w:r>
        <w:rPr>
          <w:b w:val="false"/>
          <w:i w:val="false"/>
          <w:color w:val="000000"/>
          <w:spacing w:val="0"/>
          <w:sz w:val="21"/>
          <w:u w:val="none"/>
          <w:shd w:fill="FFFFFF" w:val="clear" w:color="auto"/>
        </w:rPr>
        <w:t>99998    1454</w:t>
      </w:r>
      <w:r>
        <w:br/>
      </w:r>
      <w:r>
        <w:rPr>
          <w:b w:val="false"/>
          <w:i w:val="false"/>
          <w:color w:val="000000"/>
          <w:spacing w:val="0"/>
          <w:sz w:val="21"/>
          <w:u w:val="none"/>
          <w:shd w:fill="FFFFFF" w:val="clear" w:color="auto"/>
        </w:rPr>
        <w:t>Name: SCHEDULED_ARRIVAL, Length: 99999, dtype: int64</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[8]:</w:t>
      </w:r>
    </w:p>
    <w:p>
      <w:pPr>
        <w:pStyle w:val="Normal"/>
        <w:pBdr/>
        <w:shd w:fill="F7F7F7" w:val="clear" w:color="auto"/>
        <w:rPr>
          <w:color w:val="333333"/>
        </w:rPr>
      </w:pPr>
      <w:r>
        <w:rPr>
          <w:b w:val="false"/>
          <w:i w:val="false"/>
          <w:color w:val="333333"/>
          <w:spacing w:val="0"/>
          <w:sz w:val="21"/>
          <w:u w:val="none"/>
          <w:shd w:fill="F7F7F7" w:val="clear" w:color="auto"/>
        </w:rPr>
        <w:t>df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isnull()</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sum()</w:t>
      </w:r>
    </w:p>
    <w:p>
      <w:pPr>
        <w:pStyle w:val="Normal"/>
        <w:pBdr/>
        <w:shd w:fill="FFFFFF" w:val="clear" w:color="auto"/>
        <w:jc w:val="right"/>
        <w:rPr>
          <w:color w:val="8b0000"/>
        </w:rPr>
      </w:pPr>
      <w:r>
        <w:rPr>
          <w:b w:val="false"/>
          <w:i w:val="false"/>
          <w:color w:val="8b0000"/>
          <w:spacing w:val="0"/>
          <w:sz w:val="21"/>
          <w:u w:val="none"/>
          <w:shd w:fill="FFFFFF" w:val="clear" w:color="auto"/>
        </w:rPr>
        <w:t>Out[8]:</w:t>
      </w:r>
    </w:p>
    <w:p>
      <w:pPr>
        <w:pStyle w:val="Normal"/>
        <w:pBdr/>
        <w:shd w:fill="FFFFFF" w:val="clear" w:color="auto"/>
        <w:rPr>
          <w:color w:val="000000"/>
        </w:rPr>
      </w:pPr>
      <w:r>
        <w:rPr>
          <w:b w:val="false"/>
          <w:i w:val="false"/>
          <w:color w:val="000000"/>
          <w:spacing w:val="0"/>
          <w:sz w:val="21"/>
          <w:u w:val="none"/>
          <w:shd w:fill="FFFFFF" w:val="clear" w:color="auto"/>
        </w:rPr>
        <w:t>YEAR                       0</w:t>
      </w:r>
      <w:r>
        <w:br/>
      </w:r>
      <w:r>
        <w:rPr>
          <w:b w:val="false"/>
          <w:i w:val="false"/>
          <w:color w:val="000000"/>
          <w:spacing w:val="0"/>
          <w:sz w:val="21"/>
          <w:u w:val="none"/>
          <w:shd w:fill="FFFFFF" w:val="clear" w:color="auto"/>
        </w:rPr>
        <w:t>MONTH                      0</w:t>
      </w:r>
      <w:r>
        <w:br/>
      </w:r>
      <w:r>
        <w:rPr>
          <w:b w:val="false"/>
          <w:i w:val="false"/>
          <w:color w:val="000000"/>
          <w:spacing w:val="0"/>
          <w:sz w:val="21"/>
          <w:u w:val="none"/>
          <w:shd w:fill="FFFFFF" w:val="clear" w:color="auto"/>
        </w:rPr>
        <w:t>DAY                        0</w:t>
      </w:r>
      <w:r>
        <w:br/>
      </w:r>
      <w:r>
        <w:rPr>
          <w:b w:val="false"/>
          <w:i w:val="false"/>
          <w:color w:val="000000"/>
          <w:spacing w:val="0"/>
          <w:sz w:val="21"/>
          <w:u w:val="none"/>
          <w:shd w:fill="FFFFFF" w:val="clear" w:color="auto"/>
        </w:rPr>
        <w:t>DAY_OF_WEEK                0</w:t>
      </w:r>
      <w:r>
        <w:br/>
      </w:r>
      <w:r>
        <w:rPr>
          <w:b w:val="false"/>
          <w:i w:val="false"/>
          <w:color w:val="000000"/>
          <w:spacing w:val="0"/>
          <w:sz w:val="21"/>
          <w:u w:val="none"/>
          <w:shd w:fill="FFFFFF" w:val="clear" w:color="auto"/>
        </w:rPr>
        <w:t>AIRLINE                    0</w:t>
      </w:r>
      <w:r>
        <w:br/>
      </w:r>
      <w:r>
        <w:rPr>
          <w:b w:val="false"/>
          <w:i w:val="false"/>
          <w:color w:val="000000"/>
          <w:spacing w:val="0"/>
          <w:sz w:val="21"/>
          <w:u w:val="none"/>
          <w:shd w:fill="FFFFFF" w:val="clear" w:color="auto"/>
        </w:rPr>
        <w:t>FLIGHT_NUMBER              0</w:t>
      </w:r>
      <w:r>
        <w:br/>
      </w:r>
      <w:r>
        <w:rPr>
          <w:b w:val="false"/>
          <w:i w:val="false"/>
          <w:color w:val="000000"/>
          <w:spacing w:val="0"/>
          <w:sz w:val="21"/>
          <w:u w:val="none"/>
          <w:shd w:fill="FFFFFF" w:val="clear" w:color="auto"/>
        </w:rPr>
        <w:t>TAIL_NUMBER              167</w:t>
      </w:r>
      <w:r>
        <w:br/>
      </w:r>
      <w:r>
        <w:rPr>
          <w:b w:val="false"/>
          <w:i w:val="false"/>
          <w:color w:val="000000"/>
          <w:spacing w:val="0"/>
          <w:sz w:val="21"/>
          <w:u w:val="none"/>
          <w:shd w:fill="FFFFFF" w:val="clear" w:color="auto"/>
        </w:rPr>
        <w:t>ORIGIN_AIRPORT             0</w:t>
      </w:r>
      <w:r>
        <w:br/>
      </w:r>
      <w:r>
        <w:rPr>
          <w:b w:val="false"/>
          <w:i w:val="false"/>
          <w:color w:val="000000"/>
          <w:spacing w:val="0"/>
          <w:sz w:val="21"/>
          <w:u w:val="none"/>
          <w:shd w:fill="FFFFFF" w:val="clear" w:color="auto"/>
        </w:rPr>
        <w:t>DESTINATION_AIRPORT        0</w:t>
      </w:r>
      <w:r>
        <w:br/>
      </w:r>
      <w:r>
        <w:rPr>
          <w:b w:val="false"/>
          <w:i w:val="false"/>
          <w:color w:val="000000"/>
          <w:spacing w:val="0"/>
          <w:sz w:val="21"/>
          <w:u w:val="none"/>
          <w:shd w:fill="FFFFFF" w:val="clear" w:color="auto"/>
        </w:rPr>
        <w:t>SCHEDULED_DEPARTURE        0</w:t>
      </w:r>
      <w:r>
        <w:br/>
      </w:r>
      <w:r>
        <w:rPr>
          <w:b w:val="false"/>
          <w:i w:val="false"/>
          <w:color w:val="000000"/>
          <w:spacing w:val="0"/>
          <w:sz w:val="21"/>
          <w:u w:val="none"/>
          <w:shd w:fill="FFFFFF" w:val="clear" w:color="auto"/>
        </w:rPr>
        <w:t>DEPARTURE_TIME          2298</w:t>
      </w:r>
      <w:r>
        <w:br/>
      </w:r>
      <w:r>
        <w:rPr>
          <w:b w:val="false"/>
          <w:i w:val="false"/>
          <w:color w:val="000000"/>
          <w:spacing w:val="0"/>
          <w:sz w:val="21"/>
          <w:u w:val="none"/>
          <w:shd w:fill="FFFFFF" w:val="clear" w:color="auto"/>
        </w:rPr>
        <w:t>DEPARTURE_DELAY         2298</w:t>
      </w:r>
      <w:r>
        <w:br/>
      </w:r>
      <w:r>
        <w:rPr>
          <w:b w:val="false"/>
          <w:i w:val="false"/>
          <w:color w:val="000000"/>
          <w:spacing w:val="0"/>
          <w:sz w:val="21"/>
          <w:u w:val="none"/>
          <w:shd w:fill="FFFFFF" w:val="clear" w:color="auto"/>
        </w:rPr>
        <w:t>TAXI_OUT                2371</w:t>
      </w:r>
      <w:r>
        <w:br/>
      </w:r>
      <w:r>
        <w:rPr>
          <w:b w:val="false"/>
          <w:i w:val="false"/>
          <w:color w:val="000000"/>
          <w:spacing w:val="0"/>
          <w:sz w:val="21"/>
          <w:u w:val="none"/>
          <w:shd w:fill="FFFFFF" w:val="clear" w:color="auto"/>
        </w:rPr>
        <w:t>WHEELS_OFF              2371</w:t>
      </w:r>
      <w:r>
        <w:br/>
      </w:r>
      <w:r>
        <w:rPr>
          <w:b w:val="false"/>
          <w:i w:val="false"/>
          <w:color w:val="000000"/>
          <w:spacing w:val="0"/>
          <w:sz w:val="21"/>
          <w:u w:val="none"/>
          <w:shd w:fill="FFFFFF" w:val="clear" w:color="auto"/>
        </w:rPr>
        <w:t>SCHEDULED_TIME             0</w:t>
      </w:r>
      <w:r>
        <w:br/>
      </w:r>
      <w:r>
        <w:rPr>
          <w:b w:val="false"/>
          <w:i w:val="false"/>
          <w:color w:val="000000"/>
          <w:spacing w:val="0"/>
          <w:sz w:val="21"/>
          <w:u w:val="none"/>
          <w:shd w:fill="FFFFFF" w:val="clear" w:color="auto"/>
        </w:rPr>
        <w:t>ELAPSED_TIME            2613</w:t>
      </w:r>
      <w:r>
        <w:br/>
      </w:r>
      <w:r>
        <w:rPr>
          <w:b w:val="false"/>
          <w:i w:val="false"/>
          <w:color w:val="000000"/>
          <w:spacing w:val="0"/>
          <w:sz w:val="21"/>
          <w:u w:val="none"/>
          <w:shd w:fill="FFFFFF" w:val="clear" w:color="auto"/>
        </w:rPr>
        <w:t>AIR_TIME                2613</w:t>
      </w:r>
      <w:r>
        <w:br/>
      </w:r>
      <w:r>
        <w:rPr>
          <w:b w:val="false"/>
          <w:i w:val="false"/>
          <w:color w:val="000000"/>
          <w:spacing w:val="0"/>
          <w:sz w:val="21"/>
          <w:u w:val="none"/>
          <w:shd w:fill="FFFFFF" w:val="clear" w:color="auto"/>
        </w:rPr>
        <w:t>DISTANCE                   0</w:t>
      </w:r>
      <w:r>
        <w:br/>
      </w:r>
      <w:r>
        <w:rPr>
          <w:b w:val="false"/>
          <w:i w:val="false"/>
          <w:color w:val="000000"/>
          <w:spacing w:val="0"/>
          <w:sz w:val="21"/>
          <w:u w:val="none"/>
          <w:shd w:fill="FFFFFF" w:val="clear" w:color="auto"/>
        </w:rPr>
        <w:t>WHEELS_ON               2440</w:t>
      </w:r>
      <w:r>
        <w:br/>
      </w:r>
      <w:r>
        <w:rPr>
          <w:b w:val="false"/>
          <w:i w:val="false"/>
          <w:color w:val="000000"/>
          <w:spacing w:val="0"/>
          <w:sz w:val="21"/>
          <w:u w:val="none"/>
          <w:shd w:fill="FFFFFF" w:val="clear" w:color="auto"/>
        </w:rPr>
        <w:t>TAXI_IN                 2440</w:t>
      </w:r>
      <w:r>
        <w:br/>
      </w:r>
      <w:r>
        <w:rPr>
          <w:b w:val="false"/>
          <w:i w:val="false"/>
          <w:color w:val="000000"/>
          <w:spacing w:val="0"/>
          <w:sz w:val="21"/>
          <w:u w:val="none"/>
          <w:shd w:fill="FFFFFF" w:val="clear" w:color="auto"/>
        </w:rPr>
        <w:t>SCHEDULED_ARRIVAL          0</w:t>
      </w:r>
      <w:r>
        <w:br/>
      </w:r>
      <w:r>
        <w:rPr>
          <w:b w:val="false"/>
          <w:i w:val="false"/>
          <w:color w:val="000000"/>
          <w:spacing w:val="0"/>
          <w:sz w:val="21"/>
          <w:u w:val="none"/>
          <w:shd w:fill="FFFFFF" w:val="clear" w:color="auto"/>
        </w:rPr>
        <w:t>ARRIVAL_TIME            2440</w:t>
      </w:r>
      <w:r>
        <w:br/>
      </w:r>
      <w:r>
        <w:rPr>
          <w:b w:val="false"/>
          <w:i w:val="false"/>
          <w:color w:val="000000"/>
          <w:spacing w:val="0"/>
          <w:sz w:val="21"/>
          <w:u w:val="none"/>
          <w:shd w:fill="FFFFFF" w:val="clear" w:color="auto"/>
        </w:rPr>
        <w:t>ARRIVAL_DELAY           2613</w:t>
      </w:r>
      <w:r>
        <w:br/>
      </w:r>
      <w:r>
        <w:rPr>
          <w:b w:val="false"/>
          <w:i w:val="false"/>
          <w:color w:val="000000"/>
          <w:spacing w:val="0"/>
          <w:sz w:val="21"/>
          <w:u w:val="none"/>
          <w:shd w:fill="FFFFFF" w:val="clear" w:color="auto"/>
        </w:rPr>
        <w:t>DIVERTED                   0</w:t>
      </w:r>
      <w:r>
        <w:br/>
      </w:r>
      <w:r>
        <w:rPr>
          <w:b w:val="false"/>
          <w:i w:val="false"/>
          <w:color w:val="000000"/>
          <w:spacing w:val="0"/>
          <w:sz w:val="21"/>
          <w:u w:val="none"/>
          <w:shd w:fill="FFFFFF" w:val="clear" w:color="auto"/>
        </w:rPr>
        <w:t>CANCELLED                  0</w:t>
      </w:r>
      <w:r>
        <w:br/>
      </w:r>
      <w:r>
        <w:rPr>
          <w:b w:val="false"/>
          <w:i w:val="false"/>
          <w:color w:val="000000"/>
          <w:spacing w:val="0"/>
          <w:sz w:val="21"/>
          <w:u w:val="none"/>
          <w:shd w:fill="FFFFFF" w:val="clear" w:color="auto"/>
        </w:rPr>
        <w:t>CANCELLATION_REASON    97610</w:t>
      </w:r>
      <w:r>
        <w:br/>
      </w:r>
      <w:r>
        <w:rPr>
          <w:b w:val="false"/>
          <w:i w:val="false"/>
          <w:color w:val="000000"/>
          <w:spacing w:val="0"/>
          <w:sz w:val="21"/>
          <w:u w:val="none"/>
          <w:shd w:fill="FFFFFF" w:val="clear" w:color="auto"/>
        </w:rPr>
        <w:t>AIR_SYSTEM_DELAY       65374</w:t>
      </w:r>
      <w:r>
        <w:br/>
      </w:r>
      <w:r>
        <w:rPr>
          <w:b w:val="false"/>
          <w:i w:val="false"/>
          <w:color w:val="000000"/>
          <w:spacing w:val="0"/>
          <w:sz w:val="21"/>
          <w:u w:val="none"/>
          <w:shd w:fill="FFFFFF" w:val="clear" w:color="auto"/>
        </w:rPr>
        <w:t>SECURITY_DELAY         65374</w:t>
      </w:r>
      <w:r>
        <w:br/>
      </w:r>
      <w:r>
        <w:rPr>
          <w:b w:val="false"/>
          <w:i w:val="false"/>
          <w:color w:val="000000"/>
          <w:spacing w:val="0"/>
          <w:sz w:val="21"/>
          <w:u w:val="none"/>
          <w:shd w:fill="FFFFFF" w:val="clear" w:color="auto"/>
        </w:rPr>
        <w:t>AIRLINE_DELAY          65374</w:t>
      </w:r>
      <w:r>
        <w:br/>
      </w:r>
      <w:r>
        <w:rPr>
          <w:b w:val="false"/>
          <w:i w:val="false"/>
          <w:color w:val="000000"/>
          <w:spacing w:val="0"/>
          <w:sz w:val="21"/>
          <w:u w:val="none"/>
          <w:shd w:fill="FFFFFF" w:val="clear" w:color="auto"/>
        </w:rPr>
        <w:t>LATE_AIRCRAFT_DELAY    65374</w:t>
      </w:r>
      <w:r>
        <w:br/>
      </w:r>
      <w:r>
        <w:rPr>
          <w:b w:val="false"/>
          <w:i w:val="false"/>
          <w:color w:val="000000"/>
          <w:spacing w:val="0"/>
          <w:sz w:val="21"/>
          <w:u w:val="none"/>
          <w:shd w:fill="FFFFFF" w:val="clear" w:color="auto"/>
        </w:rPr>
        <w:t>WEATHER_DELAY          65374</w:t>
      </w:r>
      <w:r>
        <w:br/>
      </w:r>
      <w:r>
        <w:rPr>
          <w:b w:val="false"/>
          <w:i w:val="false"/>
          <w:color w:val="000000"/>
          <w:spacing w:val="0"/>
          <w:sz w:val="21"/>
          <w:u w:val="none"/>
          <w:shd w:fill="FFFFFF" w:val="clear" w:color="auto"/>
        </w:rPr>
        <w:t>dtype: int64</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[9]</w:t>
      </w:r>
    </w:p>
    <w:p>
      <w:pPr>
        <w:pStyle w:val="Normal"/>
        <w:pBdr>
          <w:top w:sz="5" w:val="single" w:color="FFFFFF" w:space="5"/>
        </w:pBdr>
        <w:shd w:fill="FFFFFF" w:val="clear" w:color="auto"/>
        <w:jc w:val="right"/>
        <w:rPr>
          <w:color w:val="000080"/>
        </w:rPr>
      </w:pPr>
    </w:p>
    <w:p>
      <w:pPr>
        <w:pStyle w:val="Heading1"/>
        <w:pBdr/>
        <w:shd w:fill="FFFFFF" w:val="clear" w:color="auto"/>
        <w:spacing w:after="0" w:before="209"/>
      </w:pPr>
      <w:r>
        <w:rPr>
          <w:rFonts w:ascii="TeX Gyre Heros Regular" w:eastAsia="TeX Gyre Heros Regular" w:hAnsi="TeX Gyre Heros Regular" w:cs="TeX Gyre Heros Regular"/>
          <w:color w:val="000000"/>
          <w:sz w:val="39"/>
          <w:shd w:fill="FFFFFF" w:val="clear" w:color="auto"/>
        </w:rPr>
        <w:t xml:space="preserve">Correlation </w:t>
      </w:r>
      <w:r>
        <w:rPr>
          <w:rFonts w:ascii="TeX Gyre Heros Regular" w:eastAsia="TeX Gyre Heros Regular" w:hAnsi="TeX Gyre Heros Regular" w:cs="TeX Gyre Heros Regular"/>
          <w:color w:val="000000"/>
          <w:sz w:val="39"/>
          <w:shd w:fill="FFFFFF" w:val="clear" w:color="auto"/>
        </w:rPr>
        <w:t>between columns</w:t>
      </w:r>
      <w:bookmarkStart w:id="3" w:name="_Tocxu0gzwb5ra1m"/>
      <w:bookmarkEnd w:id="3"/>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color w:val="333333"/>
        </w:rPr>
      </w:pP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matplotlib.pyplot</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plt</w:t>
      </w:r>
      <w:r>
        <w:br/>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seaborn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sns</w:t>
      </w:r>
      <w:r>
        <w:br/>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figure(figsize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20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c</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corr()</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heatmap(c,cmap</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'BrBG'</w:t>
      </w:r>
      <w:r>
        <w:rPr>
          <w:b w:val="false"/>
          <w:i w:val="false"/>
          <w:color w:val="333333"/>
          <w:spacing w:val="0"/>
          <w:sz w:val="21"/>
          <w:u w:val="none"/>
          <w:shd w:fill="F7F7F7" w:val="clear" w:color="auto"/>
        </w:rPr>
        <w:t>,annot</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True</w:t>
      </w:r>
      <w:r>
        <w:rPr>
          <w:b w:val="false"/>
          <w:i w:val="false"/>
          <w:color w:val="333333"/>
          <w:spacing w:val="0"/>
          <w:sz w:val="21"/>
          <w:u w:val="none"/>
          <w:shd w:fill="F7F7F7" w:val="clear" w:color="auto"/>
        </w:rPr>
        <w:t>)</w:t>
      </w:r>
      <w:r>
        <w:br/>
      </w:r>
      <w:r>
        <w:br/>
      </w:r>
      <w:r>
        <w:rPr>
          <w:b w:val="false"/>
          <w:i w:val="true"/>
          <w:color w:val="408080"/>
          <w:spacing w:val="0"/>
          <w:sz w:val="21"/>
          <w:u w:val="none"/>
          <w:shd w:fill="F7F7F7" w:val="clear" w:color="auto"/>
        </w:rPr>
        <w:t># We observe the correlation coeffients of interdependencies of all the columns here</w:t>
      </w:r>
    </w:p>
    <w:p>
      <w:pPr>
        <w:pStyle w:val="Normal"/>
        <w:pBdr/>
        <w:shd w:fill="F7F7F7" w:val="clear" w:color="auto"/>
        <w:rPr>
          <w:b w:val="false"/>
          <w:i w:val="true"/>
          <w:smallCaps w:val="true"/>
          <w:color w:val="408080"/>
          <w:spacing w:val="0"/>
          <w:sz w:val="21"/>
          <w:u w:val="none"/>
          <w:shd w:fill="F7F7F7" w:val="clear" w:color="auto"/>
          <w:vertAlign w:val="superscript"/>
        </w:rPr>
      </w:pPr>
      <w:r>
        <w:drawing>
          <wp:inline distT="0" distR="0" distB="0" distL="0">
            <wp:extent cx="5943600" cy="472652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4726520"/>
                    </a:xfrm>
                    <a:prstGeom prst="rect">
                      <a:avLst/>
                    </a:prstGeom>
                  </pic:spPr>
                </pic:pic>
              </a:graphicData>
            </a:graphic>
          </wp:inline>
        </w:drawing>
      </w:r>
    </w:p>
    <w:p>
      <w:pPr>
        <w:pStyle w:val="Normal"/>
        <w:pBdr/>
        <w:shd w:fill="FFFFFF" w:val="clear" w:color="auto"/>
        <w:rPr>
          <w:b w:val="false"/>
          <w:i w:val="false"/>
          <w:smallCaps w:val="true"/>
          <w:color w:val="000000"/>
          <w:spacing w:val="0"/>
          <w:sz w:val="21"/>
          <w:u w:val="none"/>
          <w:shd w:fill="FFFFFF" w:val="clear" w:color="auto"/>
          <w:vertAlign w:val="superscript"/>
        </w:rPr>
      </w:pPr>
    </w:p>
    <w:p>
      <w:pPr>
        <w:pStyle w:val="Normal"/>
        <w:pBdr/>
        <w:shd w:fill="F7F7F7" w:val="clear" w:color="auto"/>
        <w:rPr>
          <w:color w:val="333333"/>
        </w:rPr>
      </w:pPr>
    </w:p>
    <w:p>
      <w:pPr>
        <w:pStyle w:val="Heading1"/>
        <w:pBdr/>
        <w:shd w:fill="FFFFFF" w:val="clear" w:color="auto"/>
        <w:spacing w:after="0" w:before="209"/>
      </w:pPr>
      <w:r>
        <w:rPr>
          <w:rFonts w:ascii="TeX Gyre Heros Regular" w:eastAsia="TeX Gyre Heros Regular" w:hAnsi="TeX Gyre Heros Regular" w:cs="TeX Gyre Heros Regular"/>
          <w:color w:val="000000"/>
          <w:sz w:val="39"/>
          <w:shd w:fill="FFFFFF" w:val="clear" w:color="auto"/>
        </w:rPr>
        <w:t>Dropping Irrelevant columns</w:t>
      </w:r>
      <w:bookmarkStart w:id="4" w:name="_Toclpbz9lc9d7xv"/>
      <w:bookmarkEnd w:id="4"/>
    </w:p>
    <w:p>
      <w:pPr>
        <w:pStyle w:val="Normal"/>
        <w:pBdr/>
        <w:shd w:fill="F7F7F7" w:val="clear" w:color="auto"/>
        <w:rPr>
          <w:color w:val="333333"/>
        </w:rPr>
      </w:pPr>
      <w:r>
        <w:br/>
      </w:r>
      <w:r>
        <w:rPr>
          <w:b w:val="false"/>
          <w:i w:val="false"/>
          <w:color w:val="333333"/>
          <w:spacing w:val="0"/>
          <w:sz w:val="21"/>
          <w:u w:val="none"/>
          <w:shd w:fill="F7F7F7" w:val="clear" w:color="auto"/>
        </w:rPr>
        <w:t xml:space="preserve">df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drop([</w:t>
      </w:r>
      <w:r>
        <w:rPr>
          <w:b w:val="false"/>
          <w:i w:val="false"/>
          <w:color w:val="ba2121"/>
          <w:spacing w:val="0"/>
          <w:sz w:val="21"/>
          <w:u w:val="none"/>
          <w:shd w:fill="F7F7F7" w:val="clear" w:color="auto"/>
        </w:rPr>
        <w:t>'YEAR'</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'FLIGHT_NUMBER'</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'AIRLINE'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'TAIL_NUMBER'</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'TAXI_OUT'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'SCHEDULED_TIME'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'DEPARTURE_TIME'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'WHEELS_OFF'</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'ELAPSED_TIME'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'AIR_TIME'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'WHEELS_ON'</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'DAY_OF_WEEK'</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'TAXI_IN'</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'ARRIVAL_TIME'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'CANCELLATION_REASON'</w:t>
      </w:r>
      <w:r>
        <w:rPr>
          <w:b w:val="false"/>
          <w:i w:val="false"/>
          <w:color w:val="333333"/>
          <w:spacing w:val="0"/>
          <w:sz w:val="21"/>
          <w:u w:val="none"/>
          <w:shd w:fill="F7F7F7" w:val="clear" w:color="auto"/>
        </w:rPr>
        <w:t xml:space="preserve">],axis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p>
    <w:p>
      <w:pPr>
        <w:pStyle w:val="Normal"/>
        <w:pBdr/>
        <w:shd w:fill="FFFFFF" w:val="clear" w:color="auto"/>
        <w:rPr>
          <w:b w:val="false"/>
          <w:i w:val="false"/>
          <w:smallCaps w:val="true"/>
          <w:color w:val="000000"/>
          <w:spacing w:val="0"/>
          <w:sz w:val="21"/>
          <w:u w:val="none"/>
          <w:shd w:fill="FFFFFF" w:val="clear" w:color="auto"/>
          <w:vertAlign w:val="superscript"/>
        </w:rPr>
      </w:pPr>
    </w:p>
    <w:p>
      <w:pPr>
        <w:pStyle w:val="Heading1"/>
        <w:pBdr/>
      </w:pPr>
      <w:r>
        <w:rPr>
          <w:color w:val="000000"/>
          <w:sz w:val="39"/>
        </w:rPr>
        <w:t>Fill null values</w:t>
      </w:r>
      <w:bookmarkStart w:id="5" w:name="_Tocp8umjlgwklym"/>
      <w:bookmarkEnd w:id="5"/>
    </w:p>
    <w:p>
      <w:pPr>
        <w:pBdr/>
        <w:rPr>
          <w:color w:val="000000"/>
        </w:rPr>
      </w:pPr>
      <w:r>
        <w:rPr>
          <w:rFonts w:ascii="Roboto Regular" w:eastAsia="Roboto Regular" w:hAnsi="Roboto Regular" w:cs="Roboto Regular"/>
          <w:b w:val="false"/>
          <w:i w:val="false"/>
          <w:color w:val="000000"/>
          <w:spacing w:val="0"/>
          <w:sz w:val="24"/>
          <w:u w:val="none"/>
          <w:shd w:fill="auto" w:val="clear" w:color="auto"/>
        </w:rPr>
        <w:t>DEPARTURE_DELAY ARRIVAL_DELAY AIR_SYSTEM_DELAY SECURITY_DELAY AIRLINE_DELAY LATE_AIRCRAFT_DELAY WEATHER_DELAY MEAN FOR ALL</w:t>
      </w:r>
    </w:p>
    <w:p>
      <w:pPr>
        <w:pStyle w:val="Normal"/>
        <w:pBdr>
          <w:top w:sz="5" w:val="single" w:color="FFFFFF" w:space="6"/>
        </w:pBdr>
        <w:jc w:val="right"/>
        <w:rPr>
          <w:color w:val="000080"/>
        </w:rPr>
      </w:pPr>
      <w:r>
        <w:rPr>
          <w:b w:val="false"/>
          <w:i w:val="false"/>
          <w:color w:val="000080"/>
          <w:spacing w:val="0"/>
          <w:sz w:val="24"/>
          <w:u w:val="none"/>
          <w:shd w:fill="auto" w:val="clear" w:color="auto"/>
        </w:rPr>
        <w:t>In [20]:</w:t>
      </w:r>
    </w:p>
    <w:p>
      <w:pPr>
        <w:pStyle w:val="Normal"/>
        <w:pBdr/>
        <w:shd w:fill="F7F7F7" w:val="clear" w:color="auto"/>
        <w:rPr>
          <w:color w:val="333333"/>
        </w:rPr>
      </w:pP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'DEPARTURE_DELAY'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'DEPARTURE_DELAY'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'DEPARTURE_DELAY'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'AIR_SYSTEM_DELAY'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'AIR_SYSTEM_DELAY'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'AIR_SYSTEM_DELAY'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'SECURITY_DELAY'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'SECURITY_DELAY'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'SECURITY_DELAY'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'AIRLINE_DELAY'</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'AIRLINE_DELAY'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'AIRLINE_DELAY'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'LATE_AIRCRAFT_DELAY'</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'LATE_AIRCRAFT_DELAY'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'LATE_AIRCRAFT_DELAY'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'WEATHER_DELAY'</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'WEATHER_DELAY'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'WEATHER_DELAY'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'ARRIVAL_DELAY'</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'ARRIVAL_DELAY'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20</w:t>
      </w:r>
      <w:r>
        <w:rPr>
          <w:b w:val="false"/>
          <w:i w:val="false"/>
          <w:color w:val="333333"/>
          <w:spacing w:val="0"/>
          <w:sz w:val="24"/>
          <w:u w:val="none"/>
          <w:shd w:fill="F7F7F7" w:val="clear" w:color="auto"/>
        </w:rPr>
        <w:t xml:space="preserve">))  </w:t>
      </w:r>
      <w:r>
        <w:rPr>
          <w:b w:val="false"/>
          <w:i w:val="true"/>
          <w:color w:val="408080"/>
          <w:spacing w:val="0"/>
          <w:sz w:val="24"/>
          <w:u w:val="none"/>
          <w:shd w:fill="F7F7F7" w:val="clear" w:color="auto"/>
        </w:rPr>
        <w:t>#Initialized a random value of 99 which is greater than 15 minutes</w:t>
      </w:r>
    </w:p>
    <w:p>
      <w:pPr>
        <w:pStyle w:val="Normal"/>
        <w:pBdr>
          <w:top w:sz="5" w:val="single" w:color="FFFFFF" w:space="6"/>
        </w:pBdr>
        <w:jc w:val="right"/>
        <w:rPr>
          <w:color w:val="000080"/>
        </w:rPr>
      </w:pPr>
      <w:r>
        <w:rPr>
          <w:b w:val="false"/>
          <w:i w:val="false"/>
          <w:color w:val="000080"/>
          <w:spacing w:val="0"/>
          <w:sz w:val="24"/>
          <w:u w:val="none"/>
          <w:shd w:fill="auto" w:val="clear" w:color="auto"/>
        </w:rPr>
        <w:t>In [21]:</w:t>
      </w:r>
    </w:p>
    <w:p>
      <w:pPr>
        <w:pStyle w:val="Normal"/>
        <w:pBdr/>
        <w:shd w:fill="F7F7F7" w:val="clear" w:color="auto"/>
        <w:rPr>
          <w:color w:val="333333"/>
        </w:rPr>
      </w:pPr>
      <w:r>
        <w:rPr>
          <w:b w:val="false"/>
          <w:i w:val="false"/>
          <w:color w:val="333333"/>
          <w:spacing w:val="0"/>
          <w:sz w:val="24"/>
          <w:u w:val="none"/>
          <w:shd w:fill="F7F7F7" w:val="clear" w:color="auto"/>
        </w:rPr>
        <w:t>df</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isnull()</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sum()</w:t>
      </w:r>
    </w:p>
    <w:p>
      <w:pPr>
        <w:pStyle w:val="Normal"/>
        <w:pBdr/>
        <w:jc w:val="right"/>
        <w:rPr>
          <w:color w:val="8b0000"/>
        </w:rPr>
      </w:pPr>
      <w:r>
        <w:rPr>
          <w:b w:val="false"/>
          <w:i w:val="false"/>
          <w:color w:val="8b0000"/>
          <w:spacing w:val="0"/>
          <w:sz w:val="24"/>
          <w:u w:val="none"/>
          <w:shd w:fill="auto" w:val="clear" w:color="auto"/>
        </w:rPr>
        <w:t>Out[21]:</w:t>
      </w:r>
    </w:p>
    <w:p>
      <w:pPr>
        <w:pStyle w:val="Normal"/>
        <w:pBdr/>
        <w:rPr>
          <w:color w:val="000000"/>
        </w:rPr>
      </w:pPr>
      <w:r>
        <w:rPr>
          <w:b w:val="false"/>
          <w:i w:val="false"/>
          <w:color w:val="000000"/>
          <w:spacing w:val="0"/>
          <w:sz w:val="24"/>
          <w:u w:val="none"/>
          <w:shd w:fill="auto" w:val="clear" w:color="auto"/>
        </w:rPr>
        <w:t>MONTH                  0</w:t>
      </w:r>
      <w:r>
        <w:br/>
      </w:r>
      <w:r>
        <w:rPr>
          <w:b w:val="false"/>
          <w:i w:val="false"/>
          <w:color w:val="000000"/>
          <w:spacing w:val="0"/>
          <w:sz w:val="24"/>
          <w:u w:val="none"/>
          <w:shd w:fill="auto" w:val="clear" w:color="auto"/>
        </w:rPr>
        <w:t>DAY                    0</w:t>
      </w:r>
      <w:r>
        <w:br/>
      </w:r>
      <w:r>
        <w:rPr>
          <w:b w:val="false"/>
          <w:i w:val="false"/>
          <w:color w:val="000000"/>
          <w:spacing w:val="0"/>
          <w:sz w:val="24"/>
          <w:u w:val="none"/>
          <w:shd w:fill="auto" w:val="clear" w:color="auto"/>
        </w:rPr>
        <w:t>ORIGIN_AIRPORT         0</w:t>
      </w:r>
      <w:r>
        <w:br/>
      </w:r>
      <w:r>
        <w:rPr>
          <w:b w:val="false"/>
          <w:i w:val="false"/>
          <w:color w:val="000000"/>
          <w:spacing w:val="0"/>
          <w:sz w:val="24"/>
          <w:u w:val="none"/>
          <w:shd w:fill="auto" w:val="clear" w:color="auto"/>
        </w:rPr>
        <w:t>DESTINATION_AIRPORT    0</w:t>
      </w:r>
      <w:r>
        <w:br/>
      </w:r>
      <w:r>
        <w:rPr>
          <w:b w:val="false"/>
          <w:i w:val="false"/>
          <w:color w:val="000000"/>
          <w:spacing w:val="0"/>
          <w:sz w:val="24"/>
          <w:u w:val="none"/>
          <w:shd w:fill="auto" w:val="clear" w:color="auto"/>
        </w:rPr>
        <w:t>SCHEDULED_DEPARTURE    0</w:t>
      </w:r>
      <w:r>
        <w:br/>
      </w:r>
      <w:r>
        <w:rPr>
          <w:b w:val="false"/>
          <w:i w:val="false"/>
          <w:color w:val="000000"/>
          <w:spacing w:val="0"/>
          <w:sz w:val="24"/>
          <w:u w:val="none"/>
          <w:shd w:fill="auto" w:val="clear" w:color="auto"/>
        </w:rPr>
        <w:t>DEPARTURE_DELAY        0</w:t>
      </w:r>
      <w:r>
        <w:br/>
      </w:r>
      <w:r>
        <w:rPr>
          <w:b w:val="false"/>
          <w:i w:val="false"/>
          <w:color w:val="000000"/>
          <w:spacing w:val="0"/>
          <w:sz w:val="24"/>
          <w:u w:val="none"/>
          <w:shd w:fill="auto" w:val="clear" w:color="auto"/>
        </w:rPr>
        <w:t>SCHEDULED_ARRIVAL      0</w:t>
      </w:r>
      <w:r>
        <w:br/>
      </w:r>
      <w:r>
        <w:rPr>
          <w:b w:val="false"/>
          <w:i w:val="false"/>
          <w:color w:val="000000"/>
          <w:spacing w:val="0"/>
          <w:sz w:val="24"/>
          <w:u w:val="none"/>
          <w:shd w:fill="auto" w:val="clear" w:color="auto"/>
        </w:rPr>
        <w:t>ARRIVAL_DELAY          0</w:t>
      </w:r>
      <w:r>
        <w:br/>
      </w:r>
      <w:r>
        <w:rPr>
          <w:b w:val="false"/>
          <w:i w:val="false"/>
          <w:color w:val="000000"/>
          <w:spacing w:val="0"/>
          <w:sz w:val="24"/>
          <w:u w:val="none"/>
          <w:shd w:fill="auto" w:val="clear" w:color="auto"/>
        </w:rPr>
        <w:t>DIVERTED               0</w:t>
      </w:r>
      <w:r>
        <w:br/>
      </w:r>
      <w:r>
        <w:rPr>
          <w:b w:val="false"/>
          <w:i w:val="false"/>
          <w:color w:val="000000"/>
          <w:spacing w:val="0"/>
          <w:sz w:val="24"/>
          <w:u w:val="none"/>
          <w:shd w:fill="auto" w:val="clear" w:color="auto"/>
        </w:rPr>
        <w:t>CANCELLED              0</w:t>
      </w:r>
      <w:r>
        <w:br/>
      </w:r>
      <w:r>
        <w:rPr>
          <w:b w:val="false"/>
          <w:i w:val="false"/>
          <w:color w:val="000000"/>
          <w:spacing w:val="0"/>
          <w:sz w:val="24"/>
          <w:u w:val="none"/>
          <w:shd w:fill="auto" w:val="clear" w:color="auto"/>
        </w:rPr>
        <w:t>AIR_SYSTEM_DELAY       0</w:t>
      </w:r>
      <w:r>
        <w:br/>
      </w:r>
      <w:r>
        <w:rPr>
          <w:b w:val="false"/>
          <w:i w:val="false"/>
          <w:color w:val="000000"/>
          <w:spacing w:val="0"/>
          <w:sz w:val="24"/>
          <w:u w:val="none"/>
          <w:shd w:fill="auto" w:val="clear" w:color="auto"/>
        </w:rPr>
        <w:t>SECURITY_DELAY         0</w:t>
      </w:r>
      <w:r>
        <w:br/>
      </w:r>
      <w:r>
        <w:rPr>
          <w:b w:val="false"/>
          <w:i w:val="false"/>
          <w:color w:val="000000"/>
          <w:spacing w:val="0"/>
          <w:sz w:val="24"/>
          <w:u w:val="none"/>
          <w:shd w:fill="auto" w:val="clear" w:color="auto"/>
        </w:rPr>
        <w:t>AIRLINE_DELAY          0</w:t>
      </w:r>
      <w:r>
        <w:br/>
      </w:r>
      <w:r>
        <w:rPr>
          <w:b w:val="false"/>
          <w:i w:val="false"/>
          <w:color w:val="000000"/>
          <w:spacing w:val="0"/>
          <w:sz w:val="24"/>
          <w:u w:val="none"/>
          <w:shd w:fill="auto" w:val="clear" w:color="auto"/>
        </w:rPr>
        <w:t>LATE_AIRCRAFT_DELAY    0</w:t>
      </w:r>
      <w:r>
        <w:br/>
      </w:r>
      <w:r>
        <w:rPr>
          <w:b w:val="false"/>
          <w:i w:val="false"/>
          <w:color w:val="000000"/>
          <w:spacing w:val="0"/>
          <w:sz w:val="24"/>
          <w:u w:val="none"/>
          <w:shd w:fill="auto" w:val="clear" w:color="auto"/>
        </w:rPr>
        <w:t>WEATHER_DELAY          0</w:t>
      </w:r>
      <w:r>
        <w:br/>
      </w:r>
      <w:r>
        <w:rPr>
          <w:b w:val="false"/>
          <w:i w:val="false"/>
          <w:color w:val="000000"/>
          <w:spacing w:val="0"/>
          <w:sz w:val="24"/>
          <w:u w:val="none"/>
          <w:shd w:fill="auto" w:val="clear" w:color="auto"/>
        </w:rPr>
        <w:t>dtype: int64</w:t>
      </w:r>
    </w:p>
    <w:p>
      <w:pPr>
        <w:pStyle w:val="Normal"/>
        <w:pBdr>
          <w:top w:sz="5" w:val="single" w:color="FFFFFF" w:space="6"/>
        </w:pBdr>
        <w:jc w:val="right"/>
        <w:rPr>
          <w:color w:val="000080"/>
        </w:rPr>
      </w:pPr>
      <w:r>
        <w:rPr>
          <w:b w:val="false"/>
          <w:i w:val="false"/>
          <w:color w:val="000080"/>
          <w:spacing w:val="0"/>
          <w:sz w:val="24"/>
          <w:u w:val="none"/>
          <w:shd w:fill="auto" w:val="clear" w:color="auto"/>
        </w:rPr>
        <w:t>In [22]:</w:t>
      </w:r>
    </w:p>
    <w:p>
      <w:pPr>
        <w:pStyle w:val="Normal"/>
        <w:pBdr/>
        <w:shd w:fill="F7F7F7" w:val="clear" w:color="auto"/>
        <w:rPr>
          <w:color w:val="333333"/>
        </w:rPr>
      </w:pPr>
      <w:r>
        <w:rPr>
          <w:b w:val="false"/>
          <w:i w:val="true"/>
          <w:color w:val="408080"/>
          <w:spacing w:val="0"/>
          <w:sz w:val="24"/>
          <w:u w:val="none"/>
          <w:shd w:fill="F7F7F7" w:val="clear" w:color="auto"/>
        </w:rPr>
        <w:t>#Converting all values of columns to integers</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'DEPARTURE_DELAY'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'DEPARTURE_DELAY'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'AIR_SYSTEM_DELAY'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'AIR_SYSTEM_DELAY'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'SECURITY_DELAY'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'SECURITY_DELAY'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'AIRLINE_DELAY'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'AIRLINE_DELAY'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'LATE_AIRCRAFT_DELAY'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'LATE_AIRCRAFT_DELAY'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'WEATHER_DELAY'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'WEATHER_DELAY'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'SCHEDULED_ARRIVAL'</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'SCHEDULED_ARRIVAL'</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'SCHEDULED_DEPARTURE'</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'SCHEDULED_DEPARTURE'</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p>
    <w:p>
      <w:pPr>
        <w:pStyle w:val="Normal"/>
        <w:pBdr>
          <w:top w:sz="5" w:val="single" w:color="FFFFFF" w:space="6"/>
        </w:pBdr>
        <w:jc w:val="right"/>
        <w:rPr>
          <w:color w:val="000080"/>
        </w:rPr>
      </w:pPr>
      <w:r>
        <w:rPr>
          <w:b w:val="false"/>
          <w:i w:val="false"/>
          <w:color w:val="000080"/>
          <w:spacing w:val="0"/>
          <w:sz w:val="24"/>
          <w:u w:val="none"/>
          <w:shd w:fill="auto" w:val="clear" w:color="auto"/>
        </w:rPr>
        <w:t>In [23]:</w:t>
      </w:r>
    </w:p>
    <w:p>
      <w:pPr>
        <w:pStyle w:val="Normal"/>
        <w:pBdr/>
        <w:shd w:fill="F7F7F7" w:val="clear" w:color="auto"/>
        <w:rPr>
          <w:color w:val="333333"/>
        </w:rPr>
      </w:pPr>
      <w:r>
        <w:rPr>
          <w:b w:val="false"/>
          <w:i w:val="true"/>
          <w:color w:val="408080"/>
          <w:spacing w:val="0"/>
          <w:sz w:val="24"/>
          <w:u w:val="none"/>
          <w:shd w:fill="F7F7F7" w:val="clear" w:color="auto"/>
        </w:rPr>
        <w:t># We create a new column called route which is a concatenated string of origin and destination airport which can later be label encoded</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'route'</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'ORIGIN_AIRPORT'</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str</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'DESTINATION_AIRPORT'</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str</w:t>
      </w:r>
      <w:r>
        <w:rPr>
          <w:b w:val="false"/>
          <w:i w:val="false"/>
          <w:color w:val="333333"/>
          <w:spacing w:val="0"/>
          <w:sz w:val="24"/>
          <w:u w:val="none"/>
          <w:shd w:fill="F7F7F7" w:val="clear" w:color="auto"/>
        </w:rPr>
        <w:t>)</w:t>
      </w:r>
    </w:p>
    <w:p>
      <w:pPr>
        <w:pStyle w:val="Normal"/>
        <w:pBdr>
          <w:top w:sz="5" w:val="single" w:color="FFFFFF" w:space="6"/>
        </w:pBdr>
        <w:jc w:val="right"/>
        <w:rPr>
          <w:color w:val="000080"/>
        </w:rPr>
      </w:pPr>
      <w:r>
        <w:rPr>
          <w:b w:val="false"/>
          <w:i w:val="false"/>
          <w:color w:val="000080"/>
          <w:spacing w:val="0"/>
          <w:sz w:val="24"/>
          <w:u w:val="none"/>
          <w:shd w:fill="auto" w:val="clear" w:color="auto"/>
        </w:rPr>
        <w:t>In [24]:</w:t>
      </w:r>
    </w:p>
    <w:p>
      <w:pPr>
        <w:pStyle w:val="Normal"/>
        <w:pBdr/>
        <w:shd w:fill="F7F7F7" w:val="clear" w:color="auto"/>
        <w:rPr>
          <w:color w:val="333333"/>
        </w:rPr>
      </w:pPr>
      <w:r>
        <w:rPr>
          <w:b w:val="true"/>
          <w:i w:val="false"/>
          <w:color w:val="008000"/>
          <w:spacing w:val="0"/>
          <w:sz w:val="24"/>
          <w:u w:val="none"/>
          <w:shd w:fill="F7F7F7" w:val="clear" w:color="auto"/>
        </w:rPr>
        <w:t>from</w:t>
      </w:r>
      <w:r>
        <w:rPr>
          <w:b w:val="false"/>
          <w:i w:val="false"/>
          <w:color w:val="333333"/>
          <w:spacing w:val="0"/>
          <w:sz w:val="24"/>
          <w:u w:val="none"/>
          <w:shd w:fill="F7F7F7" w:val="clear" w:color="auto"/>
        </w:rPr>
        <w:t xml:space="preserve"> </w:t>
      </w:r>
      <w:r>
        <w:rPr>
          <w:b w:val="true"/>
          <w:i w:val="false"/>
          <w:color w:val="0000ff"/>
          <w:spacing w:val="0"/>
          <w:sz w:val="24"/>
          <w:u w:val="none"/>
          <w:shd w:fill="F7F7F7" w:val="clear" w:color="auto"/>
        </w:rPr>
        <w:t>sklearn</w:t>
      </w:r>
      <w:r>
        <w:rPr>
          <w:b w:val="false"/>
          <w:i w:val="false"/>
          <w:color w:val="333333"/>
          <w:spacing w:val="0"/>
          <w:sz w:val="24"/>
          <w:u w:val="none"/>
          <w:shd w:fill="F7F7F7" w:val="clear" w:color="auto"/>
        </w:rPr>
        <w:t xml:space="preserve"> </w:t>
      </w:r>
      <w:r>
        <w:rPr>
          <w:b w:val="true"/>
          <w:i w:val="false"/>
          <w:color w:val="008000"/>
          <w:spacing w:val="0"/>
          <w:sz w:val="24"/>
          <w:u w:val="none"/>
          <w:shd w:fill="F7F7F7" w:val="clear" w:color="auto"/>
        </w:rPr>
        <w:t>import</w:t>
      </w:r>
      <w:r>
        <w:rPr>
          <w:b w:val="false"/>
          <w:i w:val="false"/>
          <w:color w:val="333333"/>
          <w:spacing w:val="0"/>
          <w:sz w:val="24"/>
          <w:u w:val="none"/>
          <w:shd w:fill="F7F7F7" w:val="clear" w:color="auto"/>
        </w:rPr>
        <w:t xml:space="preserve"> preprocessing</w:t>
      </w:r>
      <w:r>
        <w:br/>
      </w:r>
      <w:r>
        <w:rPr>
          <w:b w:val="false"/>
          <w:i w:val="false"/>
          <w:color w:val="333333"/>
          <w:spacing w:val="0"/>
          <w:sz w:val="24"/>
          <w:u w:val="none"/>
          <w:shd w:fill="F7F7F7" w:val="clear" w:color="auto"/>
        </w:rPr>
        <w:t xml:space="preserve">lab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preprocessing</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LabelEncoder()</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'route'</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lab</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fit_transform(df[</w:t>
      </w:r>
      <w:r>
        <w:rPr>
          <w:b w:val="false"/>
          <w:i w:val="false"/>
          <w:color w:val="ba2121"/>
          <w:spacing w:val="0"/>
          <w:sz w:val="24"/>
          <w:u w:val="none"/>
          <w:shd w:fill="F7F7F7" w:val="clear" w:color="auto"/>
        </w:rPr>
        <w:t>'route'</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'route'</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unique()</w:t>
      </w:r>
    </w:p>
    <w:p>
      <w:pPr>
        <w:pStyle w:val="Normal"/>
        <w:pBdr/>
        <w:jc w:val="right"/>
        <w:rPr>
          <w:color w:val="8b0000"/>
        </w:rPr>
      </w:pPr>
      <w:r>
        <w:rPr>
          <w:b w:val="false"/>
          <w:i w:val="false"/>
          <w:color w:val="8b0000"/>
          <w:spacing w:val="0"/>
          <w:sz w:val="24"/>
          <w:u w:val="none"/>
          <w:shd w:fill="auto" w:val="clear" w:color="auto"/>
        </w:rPr>
        <w:t>Out[24]:</w:t>
      </w:r>
    </w:p>
    <w:p>
      <w:pPr>
        <w:pStyle w:val="Normal"/>
        <w:pBdr/>
        <w:rPr>
          <w:color w:val="000000"/>
        </w:rPr>
      </w:pPr>
      <w:r>
        <w:rPr>
          <w:b w:val="false"/>
          <w:i w:val="false"/>
          <w:color w:val="000000"/>
          <w:spacing w:val="0"/>
          <w:sz w:val="24"/>
          <w:u w:val="none"/>
          <w:shd w:fill="auto" w:val="clear" w:color="auto"/>
        </w:rPr>
        <w:t>array([  77, 2198, 3667, ..., 1773, 1520, 1271])</w:t>
      </w:r>
    </w:p>
    <w:p>
      <w:pPr>
        <w:pStyle w:val="Normal"/>
        <w:pBdr/>
        <w:shd w:fill="FFFFFF" w:val="clear" w:color="auto"/>
        <w:rPr>
          <w:color w:val="000000"/>
        </w:rPr>
      </w:pPr>
    </w:p>
    <w:p>
      <w:pPr>
        <w:pStyle w:val="Normal"/>
        <w:pBdr/>
        <w:shd w:fill="FFFFFF" w:val="clear" w:color="auto"/>
        <w:rPr>
          <w:color w:val="000000"/>
        </w:rPr>
      </w:pPr>
      <w:r>
        <w:drawing>
          <wp:inline distT="0" distR="0" distB="0" distL="0">
            <wp:extent cx="4567237" cy="26860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4567237" cy="2686050"/>
                    </a:xfrm>
                    <a:prstGeom prst="rect">
                      <a:avLst/>
                    </a:prstGeom>
                  </pic:spPr>
                </pic:pic>
              </a:graphicData>
            </a:graphic>
          </wp:inline>
        </w:drawing>
      </w:r>
    </w:p>
    <w:p>
      <w:pPr>
        <w:pStyle w:val="Normal"/>
        <w:pBdr/>
        <w:shd w:fill="FFFFFF" w:val="clear" w:color="auto"/>
        <w:rPr>
          <w:b w:val="false"/>
          <w:i w:val="false"/>
          <w:smallCaps w:val="true"/>
          <w:color w:val="000000"/>
          <w:spacing w:val="0"/>
          <w:sz w:val="21"/>
          <w:u w:val="none"/>
          <w:shd w:fill="FFFFFF"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drawing>
          <wp:inline distT="0" distR="0" distB="0" distL="0">
            <wp:extent cx="4567237" cy="25431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4567237" cy="2543175"/>
                    </a:xfrm>
                    <a:prstGeom prst="rect">
                      <a:avLst/>
                    </a:prstGeom>
                  </pic:spPr>
                </pic:pic>
              </a:graphicData>
            </a:graphic>
          </wp:inline>
        </w:drawing>
      </w:r>
    </w:p>
    <w:p>
      <w:pPr>
        <w:pStyle w:val="Normal"/>
        <w:pBdr/>
        <w:rPr>
          <w:rFonts w:ascii="Roboto Regular" w:eastAsia="Roboto Regular" w:hAnsi="Roboto Regular" w:cs="Roboto Regular"/>
          <w:b w:val="false"/>
          <w:i w:val="false"/>
          <w:smallCaps w:val="true"/>
          <w:color w:val="000000"/>
          <w:spacing w:val="0"/>
          <w:sz w:val="21"/>
          <w:u w:val="none"/>
          <w:shd w:fill="FFFFFF" w:val="clear" w:color="auto"/>
          <w:vertAlign w:val="superscript"/>
        </w:rPr>
      </w:pPr>
      <w:r>
        <w:drawing>
          <wp:inline distT="0" distR="0" distB="0" distL="0">
            <wp:extent cx="5943600" cy="3321902"/>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321902"/>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shd w:fill="F7F7F7" w:val="clear" w:color="auto"/>
        <w:rPr>
          <w:color w:val="333333"/>
        </w:rPr>
      </w:pPr>
      <w:r>
        <w:rPr>
          <w:b w:val="false"/>
          <w:i w:val="true"/>
          <w:color w:val="408080"/>
          <w:spacing w:val="0"/>
          <w:sz w:val="21"/>
          <w:u w:val="none"/>
          <w:shd w:fill="F7F7F7" w:val="clear" w:color="auto"/>
        </w:rPr>
        <w:t>#Created a final result column where 1 represents that the flight is late and 0 represents that it is on time</w:t>
      </w:r>
      <w:r>
        <w:br/>
      </w:r>
      <w:r>
        <w:rPr>
          <w:b w:val="false"/>
          <w:i w:val="false"/>
          <w:color w:val="333333"/>
          <w:spacing w:val="0"/>
          <w:sz w:val="21"/>
          <w:u w:val="none"/>
          <w:shd w:fill="F7F7F7" w:val="clear" w:color="auto"/>
        </w:rPr>
        <w:t>res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br/>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i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range</w:t>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(df[</w:t>
      </w:r>
      <w:r>
        <w:rPr>
          <w:b w:val="false"/>
          <w:i w:val="false"/>
          <w:color w:val="ba2121"/>
          <w:spacing w:val="0"/>
          <w:sz w:val="21"/>
          <w:u w:val="none"/>
          <w:shd w:fill="F7F7F7" w:val="clear" w:color="auto"/>
        </w:rPr>
        <w:t>'ARRIVAL_DELAY'</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if</w:t>
      </w:r>
      <w:r>
        <w:rPr>
          <w:b w:val="false"/>
          <w:i w:val="false"/>
          <w:color w:val="333333"/>
          <w:spacing w:val="0"/>
          <w:sz w:val="21"/>
          <w:u w:val="none"/>
          <w:shd w:fill="F7F7F7" w:val="clear" w:color="auto"/>
        </w:rPr>
        <w:t xml:space="preserve"> (df[</w:t>
      </w:r>
      <w:r>
        <w:rPr>
          <w:b w:val="false"/>
          <w:i w:val="false"/>
          <w:color w:val="ba2121"/>
          <w:spacing w:val="0"/>
          <w:sz w:val="21"/>
          <w:u w:val="none"/>
          <w:shd w:fill="F7F7F7" w:val="clear" w:color="auto"/>
        </w:rPr>
        <w:t>'ARRIVAL_DELAY'</w:t>
      </w:r>
      <w:r>
        <w:rPr>
          <w:b w:val="false"/>
          <w:i w:val="false"/>
          <w:color w:val="333333"/>
          <w:spacing w:val="0"/>
          <w:sz w:val="21"/>
          <w:u w:val="none"/>
          <w:shd w:fill="F7F7F7" w:val="clear" w:color="auto"/>
        </w:rPr>
        <w:t>][i]</w:t>
      </w:r>
      <w:r>
        <w:rPr>
          <w:b w:val="false"/>
          <w:i w:val="false"/>
          <w:color w:val="666666"/>
          <w:spacing w:val="0"/>
          <w:sz w:val="21"/>
          <w:u w:val="none"/>
          <w:shd w:fill="F7F7F7" w:val="clear" w:color="auto"/>
        </w:rPr>
        <w:t>&gt;15</w:t>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#If a flight is late for more than 15 mins then it is put under the late arrived category</w:t>
      </w:r>
      <w:r>
        <w:br/>
      </w:r>
      <w:r>
        <w:rPr>
          <w:b w:val="false"/>
          <w:i w:val="false"/>
          <w:color w:val="333333"/>
          <w:spacing w:val="0"/>
          <w:sz w:val="21"/>
          <w:u w:val="none"/>
          <w:shd w:fill="F7F7F7" w:val="clear" w:color="auto"/>
        </w:rPr>
        <w:t xml:space="preserve">        res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else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res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df[</w:t>
      </w:r>
      <w:r>
        <w:rPr>
          <w:b w:val="false"/>
          <w:i w:val="false"/>
          <w:color w:val="ba2121"/>
          <w:spacing w:val="0"/>
          <w:sz w:val="21"/>
          <w:u w:val="none"/>
          <w:shd w:fill="F7F7F7" w:val="clear" w:color="auto"/>
        </w:rPr>
        <w:t>'res'</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res</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drawing>
          <wp:inline distT="0" distR="0" distB="0" distL="0">
            <wp:extent cx="6253162" cy="51339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6253162" cy="5133975"/>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drawing>
          <wp:inline distT="0" distR="0" distB="0" distL="0">
            <wp:extent cx="5876925" cy="6681787"/>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876925" cy="6681787"/>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drawing>
          <wp:inline distT="0" distR="0" distB="0" distL="0">
            <wp:extent cx="5943600" cy="5644116"/>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5644116"/>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Heading1"/>
        <w:pBdr/>
        <w:shd w:fill="FFFFFF" w:val="clear" w:color="auto"/>
        <w:spacing w:after="0" w:before="209"/>
      </w:pPr>
      <w:r>
        <w:rPr>
          <w:rFonts w:ascii="TeX Gyre Heros Regular" w:eastAsia="TeX Gyre Heros Regular" w:hAnsi="TeX Gyre Heros Regular" w:cs="TeX Gyre Heros Regular"/>
          <w:color w:val="000000"/>
          <w:sz w:val="39"/>
          <w:shd w:fill="FFFFFF" w:val="clear" w:color="auto"/>
        </w:rPr>
        <w:t>Dependent and Independent Variables</w:t>
      </w:r>
      <w:bookmarkStart w:id="6" w:name="_Toc8uwfmvfbmciu"/>
      <w:bookmarkEnd w:id="6"/>
    </w:p>
    <w:p>
      <w:pPr>
        <w:pStyle w:val="Normal"/>
        <w:pBdr>
          <w:top w:sz="5" w:val="single" w:color="FFFFFF" w:space="6"/>
        </w:pBdr>
        <w:jc w:val="right"/>
        <w:rPr>
          <w:color w:val="000080"/>
        </w:rPr>
      </w:pPr>
      <w:r>
        <w:rPr>
          <w:b w:val="false"/>
          <w:i w:val="false"/>
          <w:color w:val="000080"/>
          <w:spacing w:val="0"/>
          <w:sz w:val="24"/>
          <w:u w:val="none"/>
          <w:shd w:fill="auto" w:val="clear" w:color="auto"/>
        </w:rPr>
        <w:t>In [34]:</w:t>
      </w:r>
    </w:p>
    <w:p>
      <w:pPr>
        <w:pStyle w:val="Normal"/>
        <w:pBdr/>
        <w:shd w:fill="F7F7F7" w:val="clear" w:color="auto"/>
        <w:rPr>
          <w:color w:val="333333"/>
        </w:rPr>
      </w:pPr>
      <w:r>
        <w:rPr>
          <w:b w:val="false"/>
          <w:i w:val="false"/>
          <w:color w:val="333333"/>
          <w:spacing w:val="0"/>
          <w:sz w:val="24"/>
          <w:u w:val="none"/>
          <w:shd w:fill="F7F7F7" w:val="clear" w:color="auto"/>
        </w:rPr>
        <w:t xml:space="preserve">x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iloc[:,[</w:t>
      </w:r>
      <w:r>
        <w:rPr>
          <w:b w:val="false"/>
          <w:i w:val="false"/>
          <w:color w:val="666666"/>
          <w:spacing w:val="0"/>
          <w:sz w:val="24"/>
          <w:u w:val="none"/>
          <w:shd w:fill="F7F7F7" w:val="clear" w:color="auto"/>
        </w:rPr>
        <w:t>0</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4</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5</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6</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8</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9</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10</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11</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12</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13</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14</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15</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values</w:t>
      </w:r>
      <w:r>
        <w:br/>
      </w:r>
      <w:r>
        <w:rPr>
          <w:b w:val="false"/>
          <w:i w:val="false"/>
          <w:color w:val="333333"/>
          <w:spacing w:val="0"/>
          <w:sz w:val="24"/>
          <w:u w:val="none"/>
          <w:shd w:fill="F7F7F7" w:val="clear" w:color="auto"/>
        </w:rPr>
        <w:t xml:space="preserve">y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iloc[:,</w:t>
      </w:r>
      <w:r>
        <w:rPr>
          <w:b w:val="false"/>
          <w:i w:val="false"/>
          <w:color w:val="666666"/>
          <w:spacing w:val="0"/>
          <w:sz w:val="24"/>
          <w:u w:val="none"/>
          <w:shd w:fill="F7F7F7" w:val="clear" w:color="auto"/>
        </w:rPr>
        <w:t>16</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values</w:t>
      </w:r>
    </w:p>
    <w:p>
      <w:pPr>
        <w:pStyle w:val="Normal"/>
        <w:pBdr/>
        <w:shd w:fill="F7F7F7" w:val="clear" w:color="auto"/>
        <w:rPr>
          <w:b w:val="false"/>
          <w:i w:val="false"/>
          <w:smallCaps w:val="true"/>
          <w:color w:val="333333"/>
          <w:spacing w:val="0"/>
          <w:sz w:val="24"/>
          <w:u w:val="none"/>
          <w:shd w:fill="F7F7F7" w:val="clear" w:color="auto"/>
          <w:vertAlign w:val="superscript"/>
        </w:rPr>
      </w:pPr>
    </w:p>
    <w:p>
      <w:pPr>
        <w:pStyle w:val="Normal"/>
        <w:pBdr/>
        <w:shd w:fill="F7F7F7" w:val="clear" w:color="auto"/>
        <w:rPr>
          <w:b w:val="false"/>
          <w:i w:val="false"/>
          <w:smallCaps w:val="true"/>
          <w:color w:val="333333"/>
          <w:spacing w:val="0"/>
          <w:sz w:val="24"/>
          <w:u w:val="none"/>
          <w:shd w:fill="F7F7F7" w:val="clear" w:color="auto"/>
          <w:vertAlign w:val="superscript"/>
        </w:rPr>
      </w:pPr>
    </w:p>
    <w:p>
      <w:pPr>
        <w:pStyle w:val="Normal"/>
        <w:pBdr/>
        <w:shd w:fill="F7F7F7" w:val="clear" w:color="auto"/>
        <w:rPr>
          <w:b w:val="false"/>
          <w:i w:val="false"/>
          <w:smallCaps w:val="true"/>
          <w:color w:val="333333"/>
          <w:spacing w:val="0"/>
          <w:sz w:val="24"/>
          <w:u w:val="none"/>
          <w:shd w:fill="F7F7F7" w:val="clear" w:color="auto"/>
          <w:vertAlign w:val="superscript"/>
        </w:rPr>
      </w:pPr>
    </w:p>
    <w:p>
      <w:pPr>
        <w:pStyle w:val="Normal"/>
        <w:pBdr/>
        <w:shd w:fill="F7F7F7" w:val="clear" w:color="auto"/>
        <w:rPr>
          <w:b w:val="false"/>
          <w:i w:val="false"/>
          <w:smallCaps w:val="true"/>
          <w:color w:val="333333"/>
          <w:spacing w:val="0"/>
          <w:sz w:val="24"/>
          <w:u w:val="none"/>
          <w:shd w:fill="F7F7F7" w:val="clear" w:color="auto"/>
          <w:vertAlign w:val="superscript"/>
        </w:rPr>
      </w:pPr>
    </w:p>
    <w:p>
      <w:pPr>
        <w:pStyle w:val="Heading1"/>
        <w:pBdr/>
      </w:pPr>
      <w:r>
        <w:rPr>
          <w:color w:val="000000"/>
          <w:sz w:val="39"/>
        </w:rPr>
        <w:t>Train Test Split</w:t>
      </w:r>
      <w:bookmarkStart w:id="7" w:name="_Toc4vgguk93miwk"/>
      <w:bookmarkEnd w:id="7"/>
    </w:p>
    <w:p>
      <w:pPr>
        <w:pStyle w:val="Normal"/>
        <w:pBdr>
          <w:top w:sz="5" w:val="single" w:color="FFFFFF" w:space="6"/>
        </w:pBdr>
        <w:jc w:val="right"/>
        <w:rPr>
          <w:color w:val="000080"/>
        </w:rPr>
      </w:pPr>
      <w:r>
        <w:rPr>
          <w:b w:val="false"/>
          <w:i w:val="false"/>
          <w:color w:val="000080"/>
          <w:spacing w:val="0"/>
          <w:sz w:val="24"/>
          <w:u w:val="none"/>
          <w:shd w:fill="auto" w:val="clear" w:color="auto"/>
        </w:rPr>
        <w:t>In [35]:</w:t>
      </w:r>
    </w:p>
    <w:p>
      <w:pPr>
        <w:pStyle w:val="Normal"/>
        <w:pBdr/>
        <w:shd w:fill="F7F7F7" w:val="clear" w:color="auto"/>
        <w:rPr>
          <w:color w:val="333333"/>
        </w:rPr>
      </w:pPr>
      <w:r>
        <w:rPr>
          <w:b w:val="true"/>
          <w:i w:val="false"/>
          <w:color w:val="008000"/>
          <w:spacing w:val="0"/>
          <w:sz w:val="24"/>
          <w:u w:val="none"/>
          <w:shd w:fill="F7F7F7" w:val="clear" w:color="auto"/>
        </w:rPr>
        <w:t>from</w:t>
      </w:r>
      <w:r>
        <w:rPr>
          <w:b w:val="false"/>
          <w:i w:val="false"/>
          <w:color w:val="333333"/>
          <w:spacing w:val="0"/>
          <w:sz w:val="24"/>
          <w:u w:val="none"/>
          <w:shd w:fill="F7F7F7" w:val="clear" w:color="auto"/>
        </w:rPr>
        <w:t xml:space="preserve"> </w:t>
      </w:r>
      <w:r>
        <w:rPr>
          <w:b w:val="true"/>
          <w:i w:val="false"/>
          <w:color w:val="0000ff"/>
          <w:spacing w:val="0"/>
          <w:sz w:val="24"/>
          <w:u w:val="none"/>
          <w:shd w:fill="F7F7F7" w:val="clear" w:color="auto"/>
        </w:rPr>
        <w:t>sklearn.model_selection</w:t>
      </w:r>
      <w:r>
        <w:rPr>
          <w:b w:val="false"/>
          <w:i w:val="false"/>
          <w:color w:val="333333"/>
          <w:spacing w:val="0"/>
          <w:sz w:val="24"/>
          <w:u w:val="none"/>
          <w:shd w:fill="F7F7F7" w:val="clear" w:color="auto"/>
        </w:rPr>
        <w:t xml:space="preserve"> </w:t>
      </w:r>
      <w:r>
        <w:rPr>
          <w:b w:val="true"/>
          <w:i w:val="false"/>
          <w:color w:val="008000"/>
          <w:spacing w:val="0"/>
          <w:sz w:val="24"/>
          <w:u w:val="none"/>
          <w:shd w:fill="F7F7F7" w:val="clear" w:color="auto"/>
        </w:rPr>
        <w:t>import</w:t>
      </w:r>
      <w:r>
        <w:rPr>
          <w:b w:val="false"/>
          <w:i w:val="false"/>
          <w:color w:val="333333"/>
          <w:spacing w:val="0"/>
          <w:sz w:val="24"/>
          <w:u w:val="none"/>
          <w:shd w:fill="F7F7F7" w:val="clear" w:color="auto"/>
        </w:rPr>
        <w:t xml:space="preserve"> train_test_split</w:t>
      </w:r>
      <w:r>
        <w:br/>
      </w:r>
      <w:r>
        <w:rPr>
          <w:b w:val="false"/>
          <w:i w:val="false"/>
          <w:color w:val="333333"/>
          <w:spacing w:val="0"/>
          <w:sz w:val="24"/>
          <w:u w:val="none"/>
          <w:shd w:fill="F7F7F7" w:val="clear" w:color="auto"/>
        </w:rPr>
        <w:t xml:space="preserve">x_train, x_test, y_train, y_test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train_test_split(x,y,test_size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0.3</w:t>
      </w:r>
      <w:r>
        <w:rPr>
          <w:b w:val="false"/>
          <w:i w:val="false"/>
          <w:color w:val="333333"/>
          <w:spacing w:val="0"/>
          <w:sz w:val="24"/>
          <w:u w:val="none"/>
          <w:shd w:fill="F7F7F7" w:val="clear" w:color="auto"/>
        </w:rPr>
        <w:t xml:space="preserve">, random_state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42</w:t>
      </w:r>
      <w:r>
        <w:rPr>
          <w:b w:val="false"/>
          <w:i w:val="false"/>
          <w:color w:val="333333"/>
          <w:spacing w:val="0"/>
          <w:sz w:val="24"/>
          <w:u w:val="none"/>
          <w:shd w:fill="F7F7F7" w:val="clear" w:color="auto"/>
        </w:rPr>
        <w:t>)</w:t>
      </w:r>
    </w:p>
    <w:p>
      <w:pPr>
        <w:pStyle w:val="Normal"/>
        <w:pBdr>
          <w:top w:sz="5" w:val="single" w:color="FFFFFF" w:space="6"/>
        </w:pBdr>
        <w:jc w:val="right"/>
        <w:rPr>
          <w:color w:val="000080"/>
        </w:rPr>
      </w:pPr>
      <w:r>
        <w:rPr>
          <w:b w:val="false"/>
          <w:i w:val="false"/>
          <w:color w:val="000080"/>
          <w:spacing w:val="0"/>
          <w:sz w:val="24"/>
          <w:u w:val="none"/>
          <w:shd w:fill="auto" w:val="clear" w:color="auto"/>
        </w:rPr>
        <w:t>In [36]:</w:t>
      </w:r>
    </w:p>
    <w:p>
      <w:pPr>
        <w:pStyle w:val="Normal"/>
        <w:pBdr/>
        <w:shd w:fill="F7F7F7" w:val="clear" w:color="auto"/>
        <w:rPr>
          <w:color w:val="333333"/>
        </w:rPr>
      </w:pPr>
      <w:r>
        <w:rPr>
          <w:b w:val="true"/>
          <w:i w:val="false"/>
          <w:color w:val="008000"/>
          <w:spacing w:val="0"/>
          <w:sz w:val="24"/>
          <w:u w:val="none"/>
          <w:shd w:fill="F7F7F7" w:val="clear" w:color="auto"/>
        </w:rPr>
        <w:t>from</w:t>
      </w:r>
      <w:r>
        <w:rPr>
          <w:b w:val="false"/>
          <w:i w:val="false"/>
          <w:color w:val="333333"/>
          <w:spacing w:val="0"/>
          <w:sz w:val="24"/>
          <w:u w:val="none"/>
          <w:shd w:fill="F7F7F7" w:val="clear" w:color="auto"/>
        </w:rPr>
        <w:t xml:space="preserve"> </w:t>
      </w:r>
      <w:r>
        <w:rPr>
          <w:b w:val="true"/>
          <w:i w:val="false"/>
          <w:color w:val="0000ff"/>
          <w:spacing w:val="0"/>
          <w:sz w:val="24"/>
          <w:u w:val="none"/>
          <w:shd w:fill="F7F7F7" w:val="clear" w:color="auto"/>
        </w:rPr>
        <w:t>sklearn.preprocessing</w:t>
      </w:r>
      <w:r>
        <w:rPr>
          <w:b w:val="false"/>
          <w:i w:val="false"/>
          <w:color w:val="333333"/>
          <w:spacing w:val="0"/>
          <w:sz w:val="24"/>
          <w:u w:val="none"/>
          <w:shd w:fill="F7F7F7" w:val="clear" w:color="auto"/>
        </w:rPr>
        <w:t xml:space="preserve"> </w:t>
      </w:r>
      <w:r>
        <w:rPr>
          <w:b w:val="true"/>
          <w:i w:val="false"/>
          <w:color w:val="008000"/>
          <w:spacing w:val="0"/>
          <w:sz w:val="24"/>
          <w:u w:val="none"/>
          <w:shd w:fill="F7F7F7" w:val="clear" w:color="auto"/>
        </w:rPr>
        <w:t>import</w:t>
      </w:r>
      <w:r>
        <w:rPr>
          <w:b w:val="false"/>
          <w:i w:val="false"/>
          <w:color w:val="333333"/>
          <w:spacing w:val="0"/>
          <w:sz w:val="24"/>
          <w:u w:val="none"/>
          <w:shd w:fill="F7F7F7" w:val="clear" w:color="auto"/>
        </w:rPr>
        <w:t xml:space="preserve"> StandardScaler</w:t>
      </w:r>
      <w:r>
        <w:br/>
      </w:r>
      <w:r>
        <w:rPr>
          <w:b w:val="false"/>
          <w:i w:val="false"/>
          <w:color w:val="333333"/>
          <w:spacing w:val="0"/>
          <w:sz w:val="24"/>
          <w:u w:val="none"/>
          <w:shd w:fill="F7F7F7" w:val="clear" w:color="auto"/>
        </w:rPr>
        <w:t xml:space="preserve">sc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StandardScaler()</w:t>
      </w:r>
      <w:r>
        <w:br/>
      </w:r>
      <w:r>
        <w:rPr>
          <w:b w:val="false"/>
          <w:i w:val="false"/>
          <w:color w:val="333333"/>
          <w:spacing w:val="0"/>
          <w:sz w:val="24"/>
          <w:u w:val="none"/>
          <w:shd w:fill="F7F7F7" w:val="clear" w:color="auto"/>
        </w:rPr>
        <w:t xml:space="preserve">x_train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sc</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fit_transform(x_train)</w:t>
      </w:r>
      <w:r>
        <w:br/>
      </w:r>
      <w:r>
        <w:rPr>
          <w:b w:val="false"/>
          <w:i w:val="false"/>
          <w:color w:val="333333"/>
          <w:spacing w:val="0"/>
          <w:sz w:val="24"/>
          <w:u w:val="none"/>
          <w:shd w:fill="F7F7F7" w:val="clear" w:color="auto"/>
        </w:rPr>
        <w:t xml:space="preserve">x_test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sc</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transform(x_test)</w:t>
      </w:r>
    </w:p>
    <w:p>
      <w:pPr>
        <w:pStyle w:val="Normal"/>
        <w:pBdr/>
        <w:shd w:fill="F7F7F7" w:val="clear" w:color="auto"/>
        <w:rPr>
          <w:b w:val="false"/>
          <w:i w:val="false"/>
          <w:smallCaps w:val="true"/>
          <w:color w:val="333333"/>
          <w:spacing w:val="0"/>
          <w:sz w:val="24"/>
          <w:u w:val="none"/>
          <w:shd w:fill="F7F7F7" w:val="clear" w:color="auto"/>
          <w:vertAlign w:val="superscript"/>
        </w:rPr>
      </w:pPr>
    </w:p>
    <w:p>
      <w:pPr>
        <w:pStyle w:val="Heading1"/>
        <w:pBdr/>
      </w:pPr>
      <w:r>
        <w:rPr>
          <w:color w:val="000000"/>
          <w:sz w:val="39"/>
        </w:rPr>
        <w:t>Decision Tree Classifier</w:t>
      </w:r>
      <w:bookmarkStart w:id="8" w:name="_Tocwidomol3ada9"/>
      <w:bookmarkEnd w:id="8"/>
    </w:p>
    <w:p>
      <w:pPr>
        <w:pStyle w:val="Normal"/>
        <w:pBdr>
          <w:top w:sz="5" w:val="single" w:color="FFFFFF" w:space="6"/>
        </w:pBdr>
        <w:jc w:val="right"/>
        <w:rPr>
          <w:color w:val="000080"/>
        </w:rPr>
      </w:pPr>
      <w:r>
        <w:rPr>
          <w:b w:val="false"/>
          <w:i w:val="false"/>
          <w:color w:val="000080"/>
          <w:spacing w:val="0"/>
          <w:sz w:val="24"/>
          <w:u w:val="none"/>
          <w:shd w:fill="auto" w:val="clear" w:color="auto"/>
        </w:rPr>
        <w:t>In [37]:</w:t>
      </w:r>
    </w:p>
    <w:p>
      <w:pPr>
        <w:pStyle w:val="Normal"/>
        <w:pBdr/>
        <w:shd w:fill="F7F7F7" w:val="clear" w:color="auto"/>
        <w:rPr>
          <w:color w:val="333333"/>
        </w:rPr>
      </w:pPr>
      <w:r>
        <w:rPr>
          <w:b w:val="true"/>
          <w:i w:val="false"/>
          <w:color w:val="008000"/>
          <w:spacing w:val="0"/>
          <w:sz w:val="24"/>
          <w:u w:val="none"/>
          <w:shd w:fill="F7F7F7" w:val="clear" w:color="auto"/>
        </w:rPr>
        <w:t>from</w:t>
      </w:r>
      <w:r>
        <w:rPr>
          <w:b w:val="false"/>
          <w:i w:val="false"/>
          <w:color w:val="333333"/>
          <w:spacing w:val="0"/>
          <w:sz w:val="24"/>
          <w:u w:val="none"/>
          <w:shd w:fill="F7F7F7" w:val="clear" w:color="auto"/>
        </w:rPr>
        <w:t xml:space="preserve"> </w:t>
      </w:r>
      <w:r>
        <w:rPr>
          <w:b w:val="true"/>
          <w:i w:val="false"/>
          <w:color w:val="0000ff"/>
          <w:spacing w:val="0"/>
          <w:sz w:val="24"/>
          <w:u w:val="none"/>
          <w:shd w:fill="F7F7F7" w:val="clear" w:color="auto"/>
        </w:rPr>
        <w:t>sklearn.tree</w:t>
      </w:r>
      <w:r>
        <w:rPr>
          <w:b w:val="false"/>
          <w:i w:val="false"/>
          <w:color w:val="333333"/>
          <w:spacing w:val="0"/>
          <w:sz w:val="24"/>
          <w:u w:val="none"/>
          <w:shd w:fill="F7F7F7" w:val="clear" w:color="auto"/>
        </w:rPr>
        <w:t xml:space="preserve"> </w:t>
      </w:r>
      <w:r>
        <w:rPr>
          <w:b w:val="true"/>
          <w:i w:val="false"/>
          <w:color w:val="008000"/>
          <w:spacing w:val="0"/>
          <w:sz w:val="24"/>
          <w:u w:val="none"/>
          <w:shd w:fill="F7F7F7" w:val="clear" w:color="auto"/>
        </w:rPr>
        <w:t>import</w:t>
      </w:r>
      <w:r>
        <w:rPr>
          <w:b w:val="false"/>
          <w:i w:val="false"/>
          <w:color w:val="333333"/>
          <w:spacing w:val="0"/>
          <w:sz w:val="24"/>
          <w:u w:val="none"/>
          <w:shd w:fill="F7F7F7" w:val="clear" w:color="auto"/>
        </w:rPr>
        <w:t xml:space="preserve"> DecisionTreeClassifier</w:t>
      </w:r>
      <w:r>
        <w:br/>
      </w:r>
      <w:r>
        <w:rPr>
          <w:b w:val="false"/>
          <w:i w:val="false"/>
          <w:color w:val="333333"/>
          <w:spacing w:val="0"/>
          <w:sz w:val="24"/>
          <w:u w:val="none"/>
          <w:shd w:fill="F7F7F7" w:val="clear" w:color="auto"/>
        </w:rPr>
        <w:t xml:space="preserve">clf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DecisionTreeClassifier()</w:t>
      </w:r>
      <w:r>
        <w:br/>
      </w:r>
      <w:r>
        <w:rPr>
          <w:b w:val="false"/>
          <w:i w:val="false"/>
          <w:color w:val="333333"/>
          <w:spacing w:val="0"/>
          <w:sz w:val="24"/>
          <w:u w:val="none"/>
          <w:shd w:fill="F7F7F7" w:val="clear" w:color="auto"/>
        </w:rPr>
        <w:t xml:space="preserve">clf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clf</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fit(x_train,y_train)</w:t>
      </w:r>
    </w:p>
    <w:p>
      <w:pPr>
        <w:pStyle w:val="Normal"/>
        <w:pBdr>
          <w:top w:sz="5" w:val="single" w:color="FFFFFF" w:space="6"/>
        </w:pBdr>
        <w:jc w:val="right"/>
        <w:rPr>
          <w:color w:val="000080"/>
        </w:rPr>
      </w:pPr>
      <w:r>
        <w:rPr>
          <w:b w:val="false"/>
          <w:i w:val="false"/>
          <w:color w:val="000080"/>
          <w:spacing w:val="0"/>
          <w:sz w:val="24"/>
          <w:u w:val="none"/>
          <w:shd w:fill="auto" w:val="clear" w:color="auto"/>
        </w:rPr>
        <w:t>In [38]:</w:t>
      </w:r>
    </w:p>
    <w:p>
      <w:pPr>
        <w:pStyle w:val="Normal"/>
        <w:pBdr/>
        <w:shd w:fill="F7F7F7" w:val="clear" w:color="auto"/>
        <w:rPr>
          <w:color w:val="333333"/>
        </w:rPr>
      </w:pPr>
      <w:r>
        <w:rPr>
          <w:b w:val="true"/>
          <w:i w:val="false"/>
          <w:color w:val="008000"/>
          <w:spacing w:val="0"/>
          <w:sz w:val="24"/>
          <w:u w:val="none"/>
          <w:shd w:fill="F7F7F7" w:val="clear" w:color="auto"/>
        </w:rPr>
        <w:t>from</w:t>
      </w:r>
      <w:r>
        <w:rPr>
          <w:b w:val="false"/>
          <w:i w:val="false"/>
          <w:color w:val="333333"/>
          <w:spacing w:val="0"/>
          <w:sz w:val="24"/>
          <w:u w:val="none"/>
          <w:shd w:fill="F7F7F7" w:val="clear" w:color="auto"/>
        </w:rPr>
        <w:t xml:space="preserve"> </w:t>
      </w:r>
      <w:r>
        <w:rPr>
          <w:b w:val="true"/>
          <w:i w:val="false"/>
          <w:color w:val="0000ff"/>
          <w:spacing w:val="0"/>
          <w:sz w:val="24"/>
          <w:u w:val="none"/>
          <w:shd w:fill="F7F7F7" w:val="clear" w:color="auto"/>
        </w:rPr>
        <w:t>sklearn.metrics</w:t>
      </w:r>
      <w:r>
        <w:rPr>
          <w:b w:val="false"/>
          <w:i w:val="false"/>
          <w:color w:val="333333"/>
          <w:spacing w:val="0"/>
          <w:sz w:val="24"/>
          <w:u w:val="none"/>
          <w:shd w:fill="F7F7F7" w:val="clear" w:color="auto"/>
        </w:rPr>
        <w:t xml:space="preserve"> </w:t>
      </w:r>
      <w:r>
        <w:rPr>
          <w:b w:val="true"/>
          <w:i w:val="false"/>
          <w:color w:val="008000"/>
          <w:spacing w:val="0"/>
          <w:sz w:val="24"/>
          <w:u w:val="none"/>
          <w:shd w:fill="F7F7F7" w:val="clear" w:color="auto"/>
        </w:rPr>
        <w:t>import</w:t>
      </w:r>
      <w:r>
        <w:rPr>
          <w:b w:val="false"/>
          <w:i w:val="false"/>
          <w:color w:val="333333"/>
          <w:spacing w:val="0"/>
          <w:sz w:val="24"/>
          <w:u w:val="none"/>
          <w:shd w:fill="F7F7F7" w:val="clear" w:color="auto"/>
        </w:rPr>
        <w:t xml:space="preserve"> accuracy_score</w:t>
      </w:r>
      <w:r>
        <w:br/>
      </w:r>
      <w:r>
        <w:rPr>
          <w:b w:val="false"/>
          <w:i w:val="false"/>
          <w:color w:val="333333"/>
          <w:spacing w:val="0"/>
          <w:sz w:val="24"/>
          <w:u w:val="none"/>
          <w:shd w:fill="F7F7F7" w:val="clear" w:color="auto"/>
        </w:rPr>
        <w:t xml:space="preserve">y_pred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clf</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predict(x_test)</w:t>
      </w:r>
      <w:r>
        <w:br/>
      </w:r>
      <w:r>
        <w:rPr>
          <w:b w:val="false"/>
          <w:i w:val="false"/>
          <w:color w:val="008000"/>
          <w:spacing w:val="0"/>
          <w:sz w:val="24"/>
          <w:u w:val="none"/>
          <w:shd w:fill="F7F7F7" w:val="clear" w:color="auto"/>
        </w:rPr>
        <w:t>print</w:t>
      </w:r>
      <w:r>
        <w:rPr>
          <w:b w:val="false"/>
          <w:i w:val="false"/>
          <w:color w:val="333333"/>
          <w:spacing w:val="0"/>
          <w:sz w:val="24"/>
          <w:u w:val="none"/>
          <w:shd w:fill="F7F7F7" w:val="clear" w:color="auto"/>
        </w:rPr>
        <w:t>(</w:t>
      </w:r>
      <w:r>
        <w:rPr>
          <w:b w:val="false"/>
          <w:i w:val="false"/>
          <w:color w:val="ba2121"/>
          <w:spacing w:val="0"/>
          <w:sz w:val="24"/>
          <w:u w:val="none"/>
          <w:shd w:fill="F7F7F7" w:val="clear" w:color="auto"/>
        </w:rPr>
        <w:t>"Accuracy:"</w:t>
      </w:r>
      <w:r>
        <w:rPr>
          <w:b w:val="false"/>
          <w:i w:val="false"/>
          <w:color w:val="333333"/>
          <w:spacing w:val="0"/>
          <w:sz w:val="24"/>
          <w:u w:val="none"/>
          <w:shd w:fill="F7F7F7" w:val="clear" w:color="auto"/>
        </w:rPr>
        <w:t>,accuracy_score(y_test, y_pred)</w:t>
      </w:r>
      <w:r>
        <w:rPr>
          <w:b w:val="false"/>
          <w:i w:val="false"/>
          <w:color w:val="666666"/>
          <w:spacing w:val="0"/>
          <w:sz w:val="24"/>
          <w:u w:val="none"/>
          <w:shd w:fill="F7F7F7" w:val="clear" w:color="auto"/>
        </w:rPr>
        <w:t>*100</w:t>
      </w:r>
      <w:r>
        <w:rPr>
          <w:b w:val="false"/>
          <w:i w:val="false"/>
          <w:color w:val="333333"/>
          <w:spacing w:val="0"/>
          <w:sz w:val="24"/>
          <w:u w:val="none"/>
          <w:shd w:fill="F7F7F7" w:val="clear" w:color="auto"/>
        </w:rPr>
        <w:t>,</w:t>
      </w:r>
      <w:r>
        <w:rPr>
          <w:b w:val="false"/>
          <w:i w:val="false"/>
          <w:color w:val="ba2121"/>
          <w:spacing w:val="0"/>
          <w:sz w:val="24"/>
          <w:u w:val="none"/>
          <w:shd w:fill="F7F7F7" w:val="clear" w:color="auto"/>
        </w:rPr>
        <w:t>'%'</w:t>
      </w:r>
      <w:r>
        <w:rPr>
          <w:b w:val="false"/>
          <w:i w:val="false"/>
          <w:color w:val="333333"/>
          <w:spacing w:val="0"/>
          <w:sz w:val="24"/>
          <w:u w:val="none"/>
          <w:shd w:fill="F7F7F7" w:val="clear" w:color="auto"/>
        </w:rPr>
        <w:t>)</w:t>
      </w:r>
    </w:p>
    <w:p>
      <w:pPr>
        <w:pStyle w:val="Normal"/>
        <w:pBdr/>
        <w:rPr>
          <w:color w:val="000000"/>
        </w:rPr>
      </w:pPr>
      <w:r>
        <w:rPr>
          <w:b w:val="false"/>
          <w:i w:val="false"/>
          <w:color w:val="000000"/>
          <w:spacing w:val="0"/>
          <w:sz w:val="24"/>
          <w:u w:val="none"/>
          <w:shd w:fill="auto" w:val="clear" w:color="auto"/>
        </w:rPr>
        <w:t>Accuracy: 99.77333333333334 %</w:t>
      </w:r>
    </w:p>
    <w:p>
      <w:pPr>
        <w:pStyle w:val="Heading1"/>
        <w:pBdr/>
      </w:pPr>
      <w:r>
        <w:rPr>
          <w:color w:val="000000"/>
          <w:sz w:val="39"/>
        </w:rPr>
        <w:t>Confusion Matrix</w:t>
      </w:r>
      <w:bookmarkStart w:id="9" w:name="_Toc4g386pnmz5qg"/>
      <w:bookmarkEnd w:id="9"/>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[39]:</w:t>
      </w:r>
    </w:p>
    <w:p>
      <w:pPr>
        <w:pStyle w:val="Normal"/>
        <w:pBdr/>
        <w:shd w:fill="F7F7F7" w:val="clear" w:color="auto"/>
        <w:rPr>
          <w:color w:val="333333"/>
        </w:rPr>
      </w:pP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metrics</w:t>
      </w:r>
      <w:r>
        <w:br/>
      </w:r>
      <w:r>
        <w:rPr>
          <w:b w:val="false"/>
          <w:i w:val="false"/>
          <w:color w:val="333333"/>
          <w:spacing w:val="0"/>
          <w:sz w:val="21"/>
          <w:u w:val="none"/>
          <w:shd w:fill="F7F7F7" w:val="clear" w:color="auto"/>
        </w:rPr>
        <w:t>cnf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confusion_matrix(y_test,y_pred)</w:t>
      </w:r>
      <w:r>
        <w:br/>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(cnf)</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set(font_scale</w:t>
      </w:r>
      <w:r>
        <w:rPr>
          <w:b w:val="false"/>
          <w:i w:val="false"/>
          <w:color w:val="666666"/>
          <w:spacing w:val="0"/>
          <w:sz w:val="21"/>
          <w:u w:val="none"/>
          <w:shd w:fill="F7F7F7" w:val="clear" w:color="auto"/>
        </w:rPr>
        <w:t>=1.4</w:t>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 for label size</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heatmap(cnf, annot</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True</w:t>
      </w:r>
      <w:r>
        <w:rPr>
          <w:b w:val="false"/>
          <w:i w:val="false"/>
          <w:color w:val="333333"/>
          <w:spacing w:val="0"/>
          <w:sz w:val="21"/>
          <w:u w:val="none"/>
          <w:shd w:fill="F7F7F7" w:val="clear" w:color="auto"/>
        </w:rPr>
        <w:t>, annot_kws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"size"</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16</w:t>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 font size</w:t>
      </w:r>
      <w:r>
        <w:br/>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FFFFF" w:val="clear" w:color="auto"/>
        <w:rPr>
          <w:color w:val="000000"/>
        </w:rPr>
      </w:pPr>
      <w:r>
        <w:drawing>
          <wp:inline distT="0" distR="0" distB="0" distL="0">
            <wp:extent cx="2995612" cy="226695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2995612" cy="2266950"/>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Heading1"/>
        <w:pBdr/>
        <w:shd w:fill="FFFFFF" w:val="clear" w:color="auto"/>
      </w:pPr>
      <w:r>
        <w:rPr>
          <w:rFonts w:ascii="TeX Gyre Heros Regular" w:eastAsia="TeX Gyre Heros Regular" w:hAnsi="TeX Gyre Heros Regular" w:cs="TeX Gyre Heros Regular"/>
          <w:color w:val="000000"/>
          <w:sz w:val="39"/>
          <w:shd w:fill="FFFFFF" w:val="clear" w:color="auto"/>
        </w:rPr>
        <w:t>ROC Curve</w:t>
      </w:r>
      <w:bookmarkStart w:id="10" w:name="_Toc2bxwh4mxj8d4"/>
      <w:bookmarkEnd w:id="10"/>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[40]:</w:t>
      </w:r>
    </w:p>
    <w:p>
      <w:pPr>
        <w:pStyle w:val="Normal"/>
        <w:pBdr/>
        <w:shd w:fill="F7F7F7" w:val="clear" w:color="auto"/>
        <w:rPr>
          <w:color w:val="333333"/>
        </w:rPr>
      </w:pP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metrics </w:t>
      </w:r>
      <w:r>
        <w:br/>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matplotlib.pyplot</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plt</w:t>
      </w:r>
      <w:r>
        <w:br/>
      </w:r>
      <w:r>
        <w:rPr>
          <w:b w:val="false"/>
          <w:i w:val="false"/>
          <w:color w:val="333333"/>
          <w:spacing w:val="0"/>
          <w:sz w:val="21"/>
          <w:u w:val="none"/>
          <w:shd w:fill="F7F7F7" w:val="clear" w:color="auto"/>
        </w:rPr>
        <w:t xml:space="preserve">y_pred_proba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clf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predict_proba(x_test)[::,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fpr, tpr, _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roc_curve(y_test,  y_pred_proba)</w:t>
      </w:r>
      <w:r>
        <w:br/>
      </w:r>
      <w:r>
        <w:rPr>
          <w:b w:val="false"/>
          <w:i w:val="false"/>
          <w:color w:val="333333"/>
          <w:spacing w:val="0"/>
          <w:sz w:val="21"/>
          <w:u w:val="none"/>
          <w:shd w:fill="F7F7F7" w:val="clear" w:color="auto"/>
        </w:rPr>
        <w:t xml:space="preserve">auc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roc_auc_score(y_test, y_pred_proba)</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plot(fpr,tpr,label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"data 1, auc="</w:t>
      </w:r>
      <w:r>
        <w:rPr>
          <w:b w:val="false"/>
          <w:i w:val="false"/>
          <w:color w:val="666666"/>
          <w:spacing w:val="0"/>
          <w:sz w:val="21"/>
          <w:u w:val="none"/>
          <w:shd w:fill="F7F7F7" w:val="clear" w:color="auto"/>
        </w:rPr>
        <w:t>+</w:t>
      </w:r>
      <w:r>
        <w:rPr>
          <w:b w:val="false"/>
          <w:i w:val="false"/>
          <w:color w:val="008000"/>
          <w:spacing w:val="0"/>
          <w:sz w:val="21"/>
          <w:u w:val="none"/>
          <w:shd w:fill="F7F7F7" w:val="clear" w:color="auto"/>
        </w:rPr>
        <w:t>str</w:t>
      </w:r>
      <w:r>
        <w:rPr>
          <w:b w:val="false"/>
          <w:i w:val="false"/>
          <w:color w:val="333333"/>
          <w:spacing w:val="0"/>
          <w:sz w:val="21"/>
          <w:u w:val="none"/>
          <w:shd w:fill="F7F7F7" w:val="clear" w:color="auto"/>
        </w:rPr>
        <w:t>(auc))</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legend(loc</w:t>
      </w:r>
      <w:r>
        <w:rPr>
          <w:b w:val="false"/>
          <w:i w:val="false"/>
          <w:color w:val="666666"/>
          <w:spacing w:val="0"/>
          <w:sz w:val="21"/>
          <w:u w:val="none"/>
          <w:shd w:fill="F7F7F7" w:val="clear" w:color="auto"/>
        </w:rPr>
        <w:t>=4</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7F7F7" w:val="clear" w:color="auto"/>
        <w:rPr>
          <w:b w:val="false"/>
          <w:i w:val="false"/>
          <w:smallCaps w:val="true"/>
          <w:color w:val="333333"/>
          <w:spacing w:val="0"/>
          <w:sz w:val="21"/>
          <w:u w:val="none"/>
          <w:shd w:fill="F7F7F7" w:val="clear" w:color="auto"/>
          <w:vertAlign w:val="superscript"/>
        </w:rPr>
      </w:pPr>
      <w:r>
        <w:drawing>
          <wp:inline distT="0" distR="0" distB="0" distL="0">
            <wp:extent cx="3414712" cy="21717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3414712" cy="2171700"/>
                    </a:xfrm>
                    <a:prstGeom prst="rect">
                      <a:avLst/>
                    </a:prstGeom>
                  </pic:spPr>
                </pic:pic>
              </a:graphicData>
            </a:graphic>
          </wp:inline>
        </w:drawing>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color w:val="333333"/>
        </w:rPr>
      </w:pP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pickle</w:t>
      </w:r>
      <w:r>
        <w:br/>
      </w:r>
      <w:r>
        <w:rPr>
          <w:b w:val="false"/>
          <w:i w:val="false"/>
          <w:color w:val="333333"/>
          <w:spacing w:val="0"/>
          <w:sz w:val="21"/>
          <w:u w:val="none"/>
          <w:shd w:fill="F7F7F7" w:val="clear" w:color="auto"/>
        </w:rPr>
        <w:t>pickle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dump(clf,</w:t>
      </w:r>
      <w:r>
        <w:rPr>
          <w:b w:val="false"/>
          <w:i w:val="false"/>
          <w:color w:val="008000"/>
          <w:spacing w:val="0"/>
          <w:sz w:val="21"/>
          <w:u w:val="none"/>
          <w:shd w:fill="F7F7F7" w:val="clear" w:color="auto"/>
        </w:rPr>
        <w:t>open</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'res.pkl'</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'wb'</w:t>
      </w:r>
      <w:r>
        <w:rPr>
          <w:b w:val="false"/>
          <w:i w:val="false"/>
          <w:color w:val="333333"/>
          <w:spacing w:val="0"/>
          <w:sz w:val="21"/>
          <w:u w:val="none"/>
          <w:shd w:fill="F7F7F7" w:val="clear" w:color="auto"/>
        </w:rPr>
        <w:t>))</w:t>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Heading1"/>
        <w:pBdr/>
        <w:shd w:fill="FFFFFF" w:val="clear" w:color="auto"/>
      </w:pPr>
      <w:r>
        <w:rPr>
          <w:rFonts w:ascii="TeX Gyre Heros Regular" w:eastAsia="TeX Gyre Heros Regular" w:hAnsi="TeX Gyre Heros Regular" w:cs="TeX Gyre Heros Regular"/>
          <w:color w:val="000000"/>
          <w:sz w:val="39"/>
          <w:shd w:fill="FFFFFF" w:val="clear" w:color="auto"/>
        </w:rPr>
        <w:t>Logistic Regression</w:t>
      </w:r>
      <w:bookmarkStart w:id="11" w:name="_Toc85mst7t50o9r"/>
      <w:bookmarkEnd w:id="11"/>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[42]:</w:t>
      </w:r>
    </w:p>
    <w:p>
      <w:pPr>
        <w:pStyle w:val="Normal"/>
        <w:pBdr/>
        <w:shd w:fill="F7F7F7" w:val="clear" w:color="auto"/>
        <w:rPr>
          <w:color w:val="333333"/>
        </w:rPr>
      </w:pP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sklearn.linear_model</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LogisticRegression</w:t>
      </w:r>
      <w:r>
        <w:br/>
      </w:r>
      <w:r>
        <w:rPr>
          <w:b w:val="false"/>
          <w:i w:val="false"/>
          <w:color w:val="333333"/>
          <w:spacing w:val="0"/>
          <w:sz w:val="21"/>
          <w:u w:val="none"/>
          <w:shd w:fill="F7F7F7" w:val="clear" w:color="auto"/>
        </w:rPr>
        <w:t xml:space="preserve">logreg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LogisticRegression()</w:t>
      </w:r>
      <w:r>
        <w:br/>
      </w:r>
      <w:r>
        <w:rPr>
          <w:b w:val="false"/>
          <w:i w:val="false"/>
          <w:color w:val="333333"/>
          <w:spacing w:val="0"/>
          <w:sz w:val="21"/>
          <w:u w:val="none"/>
          <w:shd w:fill="F7F7F7" w:val="clear" w:color="auto"/>
        </w:rPr>
        <w:t>logreg</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fit(x_train,y_train)</w:t>
      </w:r>
      <w:r>
        <w:br/>
      </w:r>
      <w:r>
        <w:rPr>
          <w:b w:val="false"/>
          <w:i w:val="false"/>
          <w:color w:val="333333"/>
          <w:spacing w:val="0"/>
          <w:sz w:val="21"/>
          <w:u w:val="none"/>
          <w:shd w:fill="F7F7F7" w:val="clear" w:color="auto"/>
        </w:rPr>
        <w:t>y_pred1</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logreg</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predict(x_test)</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[43]:</w:t>
      </w:r>
    </w:p>
    <w:p>
      <w:pPr>
        <w:pStyle w:val="Normal"/>
        <w:pBdr/>
        <w:shd w:fill="F7F7F7" w:val="clear" w:color="auto"/>
        <w:rPr>
          <w:color w:val="333333"/>
        </w:rPr>
      </w:pP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"Accuracy:"</w:t>
      </w:r>
      <w:r>
        <w:rPr>
          <w:b w:val="false"/>
          <w:i w:val="false"/>
          <w:color w:val="333333"/>
          <w:spacing w:val="0"/>
          <w:sz w:val="21"/>
          <w:u w:val="none"/>
          <w:shd w:fill="F7F7F7" w:val="clear" w:color="auto"/>
        </w:rPr>
        <w:t>,accuracy_score(y_test, y_pred1)</w:t>
      </w:r>
      <w:r>
        <w:rPr>
          <w:b w:val="false"/>
          <w:i w:val="false"/>
          <w:color w:val="666666"/>
          <w:spacing w:val="0"/>
          <w:sz w:val="21"/>
          <w:u w:val="none"/>
          <w:shd w:fill="F7F7F7" w:val="clear" w:color="auto"/>
        </w:rPr>
        <w:t>*100</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w:t>
      </w:r>
    </w:p>
    <w:p>
      <w:pPr>
        <w:pStyle w:val="Normal"/>
        <w:pBdr/>
        <w:shd w:fill="FFFFFF" w:val="clear" w:color="auto"/>
        <w:rPr>
          <w:color w:val="000000"/>
        </w:rPr>
      </w:pPr>
      <w:r>
        <w:rPr>
          <w:b w:val="false"/>
          <w:i w:val="false"/>
          <w:color w:val="000000"/>
          <w:spacing w:val="0"/>
          <w:sz w:val="21"/>
          <w:u w:val="none"/>
          <w:shd w:fill="FFFFFF" w:val="clear" w:color="auto"/>
        </w:rPr>
        <w:t>Accuracy: 98.44333333333334 %</w:t>
      </w:r>
    </w:p>
    <w:p>
      <w:pPr>
        <w:pStyle w:val="Normal"/>
        <w:pBdr/>
        <w:shd w:fill="FFFFFF" w:val="clear" w:color="auto"/>
        <w:rPr>
          <w:b w:val="false"/>
          <w:i w:val="false"/>
          <w:smallCaps w:val="true"/>
          <w:color w:val="000000"/>
          <w:spacing w:val="0"/>
          <w:sz w:val="21"/>
          <w:u w:val="none"/>
          <w:shd w:fill="FFFFFF" w:val="clear" w:color="auto"/>
          <w:vertAlign w:val="superscript"/>
        </w:rPr>
      </w:pPr>
    </w:p>
    <w:p>
      <w:pPr>
        <w:pStyle w:val="Heading1"/>
        <w:pBdr/>
        <w:shd w:fill="FFFFFF" w:val="clear" w:color="auto"/>
      </w:pPr>
      <w:r>
        <w:rPr>
          <w:rFonts w:ascii="TeX Gyre Heros Regular" w:eastAsia="TeX Gyre Heros Regular" w:hAnsi="TeX Gyre Heros Regular" w:cs="TeX Gyre Heros Regular"/>
          <w:color w:val="000000"/>
          <w:sz w:val="39"/>
          <w:shd w:fill="FFFFFF" w:val="clear" w:color="auto"/>
        </w:rPr>
        <w:t>Confusion Matrix</w:t>
      </w:r>
      <w:bookmarkStart w:id="12" w:name="_Toc0lw3albz8jug"/>
      <w:bookmarkEnd w:id="12"/>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[44]:</w:t>
      </w:r>
    </w:p>
    <w:p>
      <w:pPr>
        <w:pStyle w:val="Normal"/>
        <w:pBdr/>
        <w:shd w:fill="F7F7F7" w:val="clear" w:color="auto"/>
        <w:rPr>
          <w:color w:val="333333"/>
        </w:rPr>
      </w:pP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metrics</w:t>
      </w:r>
      <w:r>
        <w:br/>
      </w:r>
      <w:r>
        <w:rPr>
          <w:b w:val="false"/>
          <w:i w:val="false"/>
          <w:color w:val="333333"/>
          <w:spacing w:val="0"/>
          <w:sz w:val="21"/>
          <w:u w:val="none"/>
          <w:shd w:fill="F7F7F7" w:val="clear" w:color="auto"/>
        </w:rPr>
        <w:t>cnf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confusion_matrix(y_test,y_pred1)</w:t>
      </w:r>
      <w:r>
        <w:br/>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(cnf)</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set(font_scale</w:t>
      </w:r>
      <w:r>
        <w:rPr>
          <w:b w:val="false"/>
          <w:i w:val="false"/>
          <w:color w:val="666666"/>
          <w:spacing w:val="0"/>
          <w:sz w:val="21"/>
          <w:u w:val="none"/>
          <w:shd w:fill="F7F7F7" w:val="clear" w:color="auto"/>
        </w:rPr>
        <w:t>=1.4</w:t>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 for label size</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heatmap(cnf, annot</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True</w:t>
      </w:r>
      <w:r>
        <w:rPr>
          <w:b w:val="false"/>
          <w:i w:val="false"/>
          <w:color w:val="333333"/>
          <w:spacing w:val="0"/>
          <w:sz w:val="21"/>
          <w:u w:val="none"/>
          <w:shd w:fill="F7F7F7" w:val="clear" w:color="auto"/>
        </w:rPr>
        <w:t>, annot_kws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"size"</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16</w:t>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 font size</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b w:val="false"/>
          <w:i w:val="false"/>
          <w:smallCaps w:val="true"/>
          <w:color w:val="333333"/>
          <w:spacing w:val="0"/>
          <w:sz w:val="21"/>
          <w:u w:val="none"/>
          <w:shd w:fill="F7F7F7" w:val="clear" w:color="auto"/>
          <w:vertAlign w:val="superscript"/>
        </w:rPr>
      </w:pPr>
      <w:r>
        <w:drawing>
          <wp:inline distT="0" distR="0" distB="0" distL="0">
            <wp:extent cx="2695575" cy="1795462"/>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2695575" cy="1795462"/>
                    </a:xfrm>
                    <a:prstGeom prst="rect">
                      <a:avLst/>
                    </a:prstGeom>
                  </pic:spPr>
                </pic:pic>
              </a:graphicData>
            </a:graphic>
          </wp:inline>
        </w:drawing>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Heading1"/>
        <w:pBdr/>
        <w:shd w:fill="FFFFFF" w:val="clear" w:color="auto"/>
        <w:rPr>
          <w:rFonts w:ascii="TeX Gyre Heros Regular" w:eastAsia="TeX Gyre Heros Regular" w:hAnsi="TeX Gyre Heros Regular" w:cs="TeX Gyre Heros Regular"/>
          <w:color w:val="000000"/>
          <w:sz w:val="39"/>
          <w:shd w:fill="FFFFFF" w:val="clear" w:color="auto"/>
          <w:vertAlign w:val="superscript"/>
        </w:rPr>
      </w:pPr>
    </w:p>
    <w:p>
      <w:pPr>
        <w:pStyle w:val="Heading1"/>
        <w:pBdr/>
        <w:shd w:fill="FFFFFF" w:val="clear" w:color="auto"/>
        <w:rPr>
          <w:rFonts w:ascii="TeX Gyre Heros Regular" w:eastAsia="TeX Gyre Heros Regular" w:hAnsi="TeX Gyre Heros Regular" w:cs="TeX Gyre Heros Regular"/>
          <w:color w:val="000000"/>
          <w:sz w:val="39"/>
          <w:shd w:fill="FFFFFF" w:val="clear" w:color="auto"/>
          <w:vertAlign w:val="superscript"/>
        </w:rPr>
      </w:pPr>
    </w:p>
    <w:p>
      <w:pPr>
        <w:pStyle w:val="Heading1"/>
        <w:pBdr/>
        <w:shd w:fill="FFFFFF" w:val="clear" w:color="auto"/>
      </w:pPr>
      <w:r>
        <w:rPr>
          <w:rFonts w:ascii="TeX Gyre Heros Regular" w:eastAsia="TeX Gyre Heros Regular" w:hAnsi="TeX Gyre Heros Regular" w:cs="TeX Gyre Heros Regular"/>
          <w:color w:val="000000"/>
          <w:sz w:val="39"/>
          <w:shd w:fill="FFFFFF" w:val="clear" w:color="auto"/>
        </w:rPr>
        <w:t>ROC Curve</w:t>
      </w:r>
      <w:bookmarkStart w:id="13" w:name="_Tocb8lqhhv1hgz5"/>
      <w:bookmarkEnd w:id="13"/>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[45]:</w:t>
      </w:r>
    </w:p>
    <w:p>
      <w:pPr>
        <w:pStyle w:val="Normal"/>
        <w:pBdr/>
        <w:shd w:fill="F7F7F7" w:val="clear" w:color="auto"/>
        <w:rPr>
          <w:color w:val="333333"/>
        </w:rPr>
      </w:pP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metrics </w:t>
      </w:r>
      <w:r>
        <w:br/>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matplotlib.pyplot</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plt</w:t>
      </w:r>
      <w:r>
        <w:br/>
      </w:r>
      <w:r>
        <w:rPr>
          <w:b w:val="false"/>
          <w:i w:val="false"/>
          <w:color w:val="333333"/>
          <w:spacing w:val="0"/>
          <w:sz w:val="21"/>
          <w:u w:val="none"/>
          <w:shd w:fill="F7F7F7" w:val="clear" w:color="auto"/>
        </w:rPr>
        <w:t xml:space="preserve">y_pred_proba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logreg</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predict_proba(x_test)[::,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fpr, tpr, _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roc_curve(y_test,  y_pred_proba)</w:t>
      </w:r>
      <w:r>
        <w:br/>
      </w:r>
      <w:r>
        <w:rPr>
          <w:b w:val="false"/>
          <w:i w:val="false"/>
          <w:color w:val="333333"/>
          <w:spacing w:val="0"/>
          <w:sz w:val="21"/>
          <w:u w:val="none"/>
          <w:shd w:fill="F7F7F7" w:val="clear" w:color="auto"/>
        </w:rPr>
        <w:t xml:space="preserve">auc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roc_auc_score(y_test, y_pred_proba)</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plot(fpr,tpr,label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"data 1, auc="</w:t>
      </w:r>
      <w:r>
        <w:rPr>
          <w:b w:val="false"/>
          <w:i w:val="false"/>
          <w:color w:val="666666"/>
          <w:spacing w:val="0"/>
          <w:sz w:val="21"/>
          <w:u w:val="none"/>
          <w:shd w:fill="F7F7F7" w:val="clear" w:color="auto"/>
        </w:rPr>
        <w:t>+</w:t>
      </w:r>
      <w:r>
        <w:rPr>
          <w:b w:val="false"/>
          <w:i w:val="false"/>
          <w:color w:val="008000"/>
          <w:spacing w:val="0"/>
          <w:sz w:val="21"/>
          <w:u w:val="none"/>
          <w:shd w:fill="F7F7F7" w:val="clear" w:color="auto"/>
        </w:rPr>
        <w:t>str</w:t>
      </w:r>
      <w:r>
        <w:rPr>
          <w:b w:val="false"/>
          <w:i w:val="false"/>
          <w:color w:val="333333"/>
          <w:spacing w:val="0"/>
          <w:sz w:val="21"/>
          <w:u w:val="none"/>
          <w:shd w:fill="F7F7F7" w:val="clear" w:color="auto"/>
        </w:rPr>
        <w:t>(auc))</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legend(loc</w:t>
      </w:r>
      <w:r>
        <w:rPr>
          <w:b w:val="false"/>
          <w:i w:val="false"/>
          <w:color w:val="666666"/>
          <w:spacing w:val="0"/>
          <w:sz w:val="21"/>
          <w:u w:val="none"/>
          <w:shd w:fill="F7F7F7" w:val="clear" w:color="auto"/>
        </w:rPr>
        <w:t>=4</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b w:val="false"/>
          <w:i w:val="false"/>
          <w:smallCaps w:val="true"/>
          <w:color w:val="333333"/>
          <w:spacing w:val="0"/>
          <w:sz w:val="21"/>
          <w:u w:val="none"/>
          <w:shd w:fill="F7F7F7" w:val="clear" w:color="auto"/>
          <w:vertAlign w:val="superscript"/>
        </w:rPr>
      </w:pPr>
      <w:r>
        <w:drawing>
          <wp:inline distT="0" distR="0" distB="0" distL="0">
            <wp:extent cx="3824287" cy="28384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3824287" cy="2838450"/>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br/>
      </w:r>
      <w:r>
        <w:rPr>
          <w:rFonts w:ascii="TeX Gyre Heros Regular" w:eastAsia="TeX Gyre Heros Regular" w:hAnsi="TeX Gyre Heros Regular" w:cs="TeX Gyre Heros Regular"/>
          <w:b w:val="false"/>
          <w:i w:val="false"/>
          <w:color w:val="000000"/>
          <w:spacing w:val="0"/>
          <w:sz w:val="21"/>
          <w:u w:val="none"/>
          <w:shd w:fill="FFFFFF" w:val="clear" w:color="auto"/>
        </w:rPr>
        <w:t># Conclusion: The decision tree classifier has a better accuracy than Logistic Regression</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Flask Code:</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app.py:</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from flask import Flask, render_template, request</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import pickle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import numpy as np</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model = pickle.load(open('res.pkl', 'rb'))</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app = Flask(__name__)</w:t>
      </w:r>
    </w:p>
    <w:p>
      <w:pPr>
        <w:pStyle w:val="Normal"/>
        <w:pBdr/>
        <w:rPr>
          <w:color w:val="000000"/>
        </w:rPr>
      </w:pP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@app.route('/')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def home():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return render_template('index.html')</w:t>
      </w:r>
    </w:p>
    <w:p>
      <w:pPr>
        <w:pStyle w:val="Normal"/>
        <w:pBdr/>
        <w:rPr>
          <w:color w:val="000000"/>
        </w:rPr>
      </w:pP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@app.route('/login', methods=['POST'])</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def login():</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MONTH = request.form['month']</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DAY = request.form['day']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SCHEDULED_DEPARTURE = request.form['scheduled_dep']</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DEPARTURE_DELAY = request.form['dep_delay']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SCHEDULED_ARRIVAL = request.form['scheduled_arrival']</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DIVERTED = request.form['diverted']</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CANCELLED = request.form['cancelled']    </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AIR_SYSTEM_DELAY= 14.009280092800928 #mean</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SECURITY_DELAY= 0.024510245102451023 #mean   </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AIRLINE_DELAY = 17.295672956729568 #mean</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LATE_AIRCRAFT_DELAY = 26.005040050400503 #mean</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WEATHER_DELAY = 2.2603726037260374 #mean</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 AIR_SYSTEM_DELAY= request.form['air_sys_delay']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 SECURITY_DELAY= request.form['security_delay']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 AIRLINE_DELAY = request.form['airline_delay']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 LATE_AIRCRAFT_DELAY = request.form['late_aircraft_delay']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 WEATHER_DELAY = request.form['weather_delay']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route= request.form['route']</w:t>
      </w:r>
    </w:p>
    <w:p>
      <w:pPr>
        <w:pStyle w:val="Normal"/>
        <w:pBdr/>
        <w:rPr>
          <w:color w:val="000000"/>
        </w:rPr>
      </w:pP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total = [[int(MONTH), int(DAY),int(SCHEDULED_DEPARTURE), int(DEPARTURE_DELAY),int(SCHEDULED_ARRIVAL), int(DIVERTED), int(CANCELLED),int(AIR_SYSTEM_DELAY), int(SECURITY_DELAY), int(AIRLINE_DELAY), int(LATE_AIRCRAFT_DELAY), int(WEATHER_DELAY), int(route)]]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y_pred = model.predict(total)</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if y_pred==1:</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msg='Your flight will be delayed'</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else: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msg='Your flight will be on time'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return render_template("index.html", showcase = msg)</w:t>
      </w:r>
    </w:p>
    <w:p>
      <w:pPr>
        <w:pStyle w:val="Normal"/>
        <w:pBdr/>
        <w:rPr>
          <w:color w:val="000000"/>
        </w:rPr>
      </w:pPr>
    </w:p>
    <w:p>
      <w:pPr>
        <w:pStyle w:val="Normal"/>
        <w:pBdr/>
        <w:rPr>
          <w:color w:val="000000"/>
        </w:rPr>
      </w:pP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if __name__ == '__main__':</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app.run(debug=True)</w:t>
      </w:r>
    </w:p>
    <w:p>
      <w:pPr>
        <w:pStyle w:val="Normal"/>
        <w:pBdr/>
        <w:rPr>
          <w:rFonts w:ascii="Open Sans Regular" w:eastAsia="Open Sans Regular" w:hAnsi="Open Sans Regular" w:cs="Open Sans Regular"/>
          <w:b w:val="false"/>
          <w:i w:val="false"/>
          <w:smallCaps w:val="true"/>
          <w:color w:val="000000"/>
          <w:spacing w:val="0"/>
          <w:sz w:val="24"/>
          <w:u w:val="none"/>
          <w:shd w:fill="auto" w:val="clear" w:color="auto"/>
          <w:vertAlign w:val="superscript"/>
        </w:rPr>
      </w:pPr>
    </w:p>
    <w:p>
      <w:pPr>
        <w:pStyle w:val="Normal"/>
        <w:pBdr/>
        <w:rPr>
          <w:rFonts w:ascii="Open Sans Regular" w:eastAsia="Open Sans Regular" w:hAnsi="Open Sans Regular" w:cs="Open Sans Regular"/>
          <w:b w:val="false"/>
          <w:i w:val="false"/>
          <w:smallCaps w:val="true"/>
          <w:color w:val="000000"/>
          <w:spacing w:val="0"/>
          <w:sz w:val="24"/>
          <w:u w:val="none"/>
          <w:shd w:fill="auto" w:val="clear" w:color="auto"/>
          <w:vertAlign w:val="superscript"/>
        </w:rPr>
      </w:pPr>
      <w:r>
        <w:rPr>
          <w:rFonts w:ascii="Open Sans Bold" w:eastAsia="Open Sans Bold" w:hAnsi="Open Sans Bold" w:cs="Open Sans Bold"/>
          <w:b w:val="true"/>
          <w:i w:val="false"/>
          <w:color w:val="000000"/>
          <w:spacing w:val="0"/>
          <w:sz w:val="28"/>
          <w:u w:val="none"/>
          <w:shd w:fill="auto" w:val="clear" w:color="auto"/>
        </w:rPr>
        <w:t>_________________________________________________________________________________</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HTML Code:</w:t>
      </w:r>
    </w:p>
    <w:p>
      <w:pPr>
        <w:pStyle w:val="Normal"/>
        <w:pBdr/>
        <w:rPr>
          <w:rFonts w:ascii="Roboto Bold" w:eastAsia="Roboto Bold" w:hAnsi="Roboto Bold" w:cs="Roboto Bold"/>
          <w:b w:val="true"/>
          <w:i w:val="false"/>
          <w:smallCaps w:val="true"/>
          <w:color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index.html:</w:t>
      </w:r>
    </w:p>
    <w:p>
      <w:pPr>
        <w:pStyle w:val="Normal"/>
        <w:pBdr/>
        <w:rPr>
          <w:rFonts w:ascii="Open Sans Regular" w:eastAsia="Open Sans Regular" w:hAnsi="Open Sans Regular" w:cs="Open Sans Regular"/>
          <w:b w:val="false"/>
          <w:i w:val="false"/>
          <w:smallCaps w:val="true"/>
          <w:color w:val="000000"/>
          <w:spacing w:val="0"/>
          <w:sz w:val="24"/>
          <w:u w:val="none"/>
          <w:shd w:fill="auto" w:val="clear" w:color="auto"/>
          <w:vertAlign w:val="superscript"/>
        </w:rPr>
      </w:pPr>
    </w:p>
    <w:p>
      <w:pPr>
        <w:pBdr/>
      </w:pPr>
    </w:p>
    <w:tbl>
      <w:tblPr>
        <w:tblStyle w:val="1589878667899"/>
        <w:tblW w:w="9360" w:type="dxa"/>
        <w:tblInd w:w="0" w:type="dxa"/>
        <w:tblLayout w:type="fixed"/>
        <w:tblCellMar/>
        <w:tblLook w:val="0600"/>
      </w:tblPr>
      <w:tblGrid>
        <w:gridCol w:w="964"/>
        <w:gridCol w:w="8395"/>
      </w:tblGrid>
      <w:tr>
        <w:trPr>
          <w:trHeight w:val="330"/>
        </w:trPr>
        <w:tc>
          <w:tcPr>
            <w:tcW w:w="963"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html</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c>
          <w:tcPr>
            <w:tcW w:w="8395" w:type="dxa"/>
            <w:tcBorders>
              <w:top w:sz="0" w:val="none" w:color="24292E" w:space="0"/>
              <w:left w:sz="0" w:val="none" w:color="24292E" w:space="0"/>
              <w:bottom w:sz="0" w:val="none" w:color="24292E" w:space="0"/>
              <w:right w:sz="0" w:val="none" w:color="24292E" w:space="0"/>
            </w:tcBorders>
            <w:tcMar>
              <w:top w:w="0" w:type="dxa"/>
              <w:left w:w="0" w:type="dxa"/>
              <w:bottom w:w="0" w:type="dxa"/>
              <w:right w:w="0" w:type="dxa"/>
            </w:tcMar>
            <w:vAlign w:val="center"/>
          </w:tcPr>
          <w:p>
            <w:pPr>
              <w:pBdr/>
              <w:rPr>
                <w:color w:val="24292e"/>
              </w:rPr>
            </w:pPr>
          </w:p>
        </w:tc>
      </w:tr>
      <w:tr>
        <w:trPr>
          <w:trHeight w:val="345"/>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head</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345"/>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title</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Flight Delay Prediction System</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title</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meta</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charset</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utf-8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meta</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viewport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content</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width=device-width, initial-scale=1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https://maxcdn.bootstrapcdn.com/bootstrap/3.4.1/css/bootstrap.min.css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script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src</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https://ajax.googleapis.com/ajax/libs/jquery/3.5.1/jquery.min.js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&gt;&lt;/</w:t>
            </w:r>
            <w:r>
              <w:rPr>
                <w:rFonts w:ascii="Liberation Mono Regular" w:eastAsia="Liberation Mono Regular" w:hAnsi="Liberation Mono Regular" w:cs="Liberation Mono Regular"/>
                <w:b w:val="false"/>
                <w:i w:val="false"/>
                <w:color w:val="22863a"/>
                <w:spacing w:val="0"/>
                <w:sz w:val="18"/>
                <w:u w:val="none"/>
                <w:shd w:fill="auto" w:val="clear" w:color="auto"/>
              </w:rPr>
              <w:t>script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script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src</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https://maxcdn.bootstrapcdn.com/bootstrap/3.4.1/js/bootstrap.min.js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&gt;&lt;/</w:t>
            </w:r>
            <w:r>
              <w:rPr>
                <w:rFonts w:ascii="Liberation Mono Regular" w:eastAsia="Liberation Mono Regular" w:hAnsi="Liberation Mono Regular" w:cs="Liberation Mono Regular"/>
                <w:b w:val="false"/>
                <w:i w:val="false"/>
                <w:color w:val="22863a"/>
                <w:spacing w:val="0"/>
                <w:sz w:val="18"/>
                <w:u w:val="none"/>
                <w:shd w:fill="auto" w:val="clear" w:color="auto"/>
              </w:rPr>
              <w:t>script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https://fonts.googleapis.com/css?family=Pacifico</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text/css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https://fonts.googleapis.com/css?family=Arimo</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text/css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https://fonts.googleapis.com/css?family=Hind:300</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text/css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https://fonts.googleapis.com/css?family=Open+Sans+Condensed:300</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text/css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 url_for('static', filename='css/style.css') }}</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head</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body</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div</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container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h1</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Flight Delay Prediction System</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h1</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form</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action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 "</w:t>
            </w:r>
            <w:r>
              <w:rPr>
                <w:rFonts w:ascii="Liberation Mono Regular" w:eastAsia="Liberation Mono Regular" w:hAnsi="Liberation Mono Regular" w:cs="Liberation Mono Regular"/>
                <w:b w:val="false"/>
                <w:i w:val="false"/>
                <w:color w:val="032f62"/>
                <w:spacing w:val="0"/>
                <w:sz w:val="18"/>
                <w:u w:val="none"/>
                <w:shd w:fill="auto" w:val="clear" w:color="auto"/>
              </w:rPr>
              <w:t>{{ url_for('login')}}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method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post</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input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month</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placeholder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Enter month</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input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day</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placeholder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Enter day</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input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scheduled_dep</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placeholder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Enter scheduled departure</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input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scheduled_arrival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placeholder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Enter scheduled arrival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input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dep_delay</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placeholder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Enter Departure Delay</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6a737d"/>
                <w:spacing w:val="0"/>
                <w:sz w:val="18"/>
                <w:u w:val="none"/>
                <w:shd w:fill="auto" w:val="clear" w:color="auto"/>
              </w:rPr>
              <w:t>&lt;!-- &lt;input type="text" class="form-control" name="distance" placeholder="Enter Distance" required="required"/&gt; --&gt;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6a737d"/>
                <w:spacing w:val="0"/>
                <w:sz w:val="18"/>
                <w:u w:val="none"/>
                <w:shd w:fill="auto" w:val="clear" w:color="auto"/>
              </w:rPr>
              <w:t>&lt;!-- &lt;input type="text" class="form-control"name="diverted" placeholder="Enter diverted" required="required"/&gt; --&gt;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Enter Flight Divertion Status:</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diverted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Diverted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Not Diverted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br</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6a737d"/>
                <w:spacing w:val="0"/>
                <w:sz w:val="18"/>
                <w:u w:val="none"/>
                <w:shd w:fill="auto" w:val="clear" w:color="auto"/>
              </w:rPr>
              <w:t>&lt;!-- &lt;input type="text" class="form-control" name="cancelled" placeholder="Enter cancellation status" required="required"/&gt; --&gt;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Enter Flight Cancellation Status:</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cancelled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Cancelled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Not Cancelled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br</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Route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route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ABE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ABE to DTW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ABE to ORD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ABI to DFW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5</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BWI</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6</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DAL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7</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DEN</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DFW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9</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HOU</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IAH</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JFK</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12</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LAS</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13</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LAX</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14</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MCI</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15</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MDW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16</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MSP</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17</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OAK</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ORD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19</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PDX</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PHX</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SAN</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22</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SEA</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23</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SFO</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24</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SLC</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25</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ABR to MSP</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26</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ABY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27</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ACT to DFW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ACV to SFO</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29</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FLL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MCO</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MYR</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32</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PBI</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33</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RSW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34</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TPA</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35</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ADK to ANC</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36</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ADQ to ANC</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37</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AEX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AEX to DFW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39</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AEX to IAH</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AGS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42</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BWI</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43</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CLT</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44</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FLL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45</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IAD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46</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LAS</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47</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MCO</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MDW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49</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ORD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50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TPA</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br</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6a737d"/>
                <w:spacing w:val="0"/>
                <w:sz w:val="18"/>
                <w:u w:val="none"/>
                <w:shd w:fill="auto" w:val="clear" w:color="auto"/>
              </w:rPr>
              <w:t>&lt;!-- &lt;input type="text" class="form-control" name="air_sys_delay" placeholder="Enter Air System Delay" required="required"/&gt;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6a737d"/>
                <w:spacing w:val="0"/>
                <w:sz w:val="18"/>
                <w:u w:val="none"/>
                <w:shd w:fill="auto" w:val="clear" w:color="auto"/>
              </w:rPr>
              <w:t xml:space="preserve">                &lt;input type="text" class="form-control" name="security_delay" placeholder="Enter security delay" required="required"/&gt;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6a737d"/>
                <w:spacing w:val="0"/>
                <w:sz w:val="18"/>
                <w:u w:val="none"/>
                <w:shd w:fill="auto" w:val="clear" w:color="auto"/>
              </w:rPr>
              <w:t xml:space="preserve">                &lt;input type="text" class="form-control" name="airline_delay" placeholder="Enter Airline Delay" required="required"/&gt;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6a737d"/>
                <w:spacing w:val="0"/>
                <w:sz w:val="18"/>
                <w:u w:val="none"/>
                <w:shd w:fill="auto" w:val="clear" w:color="auto"/>
              </w:rPr>
              <w:t xml:space="preserve">                &lt;input type="text" class="form-control" name="late_aircraft_delay" placeholder="Enter Late Aircraft Delay" required="required"/&gt;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6a737d"/>
                <w:spacing w:val="0"/>
                <w:sz w:val="18"/>
                <w:u w:val="none"/>
                <w:shd w:fill="auto" w:val="clear" w:color="auto"/>
              </w:rPr>
              <w:t xml:space="preserve">                &lt;input type="text" class="form-control" name="weather_delay" placeholder="Enter Weather Delay" required="required"/&gt; --&gt;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button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submit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 xml:space="preserve"> btn btn-primary btn-block btn-large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Predict</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button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form</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br</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br</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{{showcase}}</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div</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body</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html</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bl>
    <w:p>
      <w:pPr>
        <w:pStyle w:val="Normal"/>
        <w:pBdr/>
        <w:rPr>
          <w:rFonts w:ascii="Open Sans Regular" w:eastAsia="Open Sans Regular" w:hAnsi="Open Sans Regular" w:cs="Open Sans Regular"/>
          <w:b w:val="false"/>
          <w:i w:val="false"/>
          <w:smallCaps w:val="true"/>
          <w:color w:val="000000"/>
          <w:spacing w:val="0"/>
          <w:sz w:val="24"/>
          <w:u w:val="none"/>
          <w:shd w:fill="auto" w:val="clear" w:color="auto"/>
          <w:vertAlign w:val="superscript"/>
        </w:rPr>
      </w:pPr>
      <w:r>
        <w:rPr>
          <w:rFonts w:ascii="Open Sans Bold" w:eastAsia="Open Sans Bold" w:hAnsi="Open Sans Bold" w:cs="Open Sans Bold"/>
          <w:b w:val="true"/>
          <w:i w:val="false"/>
          <w:color w:val="000000"/>
          <w:spacing w:val="0"/>
          <w:sz w:val="28"/>
          <w:u w:val="none"/>
          <w:shd w:fill="auto" w:val="clear" w:color="auto"/>
        </w:rPr>
        <w:t>________________________________________________________________________________</w:t>
      </w:r>
      <w:r>
        <w:rPr>
          <w:rFonts w:ascii="Open Sans Regular" w:eastAsia="Open Sans Regular" w:hAnsi="Open Sans Regular" w:cs="Open Sans Regular"/>
          <w:b w:val="false"/>
          <w:i w:val="false"/>
          <w:color w:val="000000"/>
          <w:spacing w:val="0"/>
          <w:sz w:val="24"/>
          <w:u w:val="none"/>
          <w:shd w:fill="auto" w:val="clear" w:color="auto"/>
        </w:rPr>
        <w:t>_</w:t>
      </w:r>
      <w:r>
        <w:rPr>
          <w:rFonts w:ascii="Open Sans Bold" w:eastAsia="Open Sans Bold" w:hAnsi="Open Sans Bold" w:cs="Open Sans Bold"/>
          <w:b w:val="true"/>
          <w:i w:val="false"/>
          <w:color w:val="000000"/>
          <w:spacing w:val="0"/>
          <w:sz w:val="28"/>
          <w:u w:val="none"/>
          <w:shd w:fill="auto" w:val="clear" w:color="auto"/>
        </w:rPr>
        <w:t>_________________________________________________________________________________</w:t>
      </w:r>
    </w:p>
    <w:sectPr>
      <w:headerReference w:type="default" r:id="rId24"/>
      <w:footerReference w:type="default" r:id="rId25"/>
      <w:pgSz w:w="12240" w:orient="portrait" w:h="15840"/>
      <w:pgMar w:header="720" w:bottom="1440" w:left="1440" w:right="1440" w:top="1440" w:footer="720"/>
      <w:pgBorders w:display="allPages">
        <w:top w:sz="41" w:val="single" w:themeColor="text1" w:space="71"/>
        <w:left w:sz="41" w:val="single" w:themeColor="text1" w:space="61"/>
        <w:bottom w:sz="41" w:val="single" w:themeColor="text1" w:space="15"/>
        <w:right w:sz="41" w:val="single" w:themeColor="text1" w:space="62"/>
      </w:pgBorders>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c44bcfe4-d0b1-4b91-8284-1cc1c1a6c0b9" w:subsetted="0"/>
  </w:font>
  <w:font w:name="Arvo Bold">
    <w:embedBold r:id="rId83424347-45bc-49ab-ad96-5bd0c043e713" w:subsetted="0"/>
  </w:font>
  <w:font w:name="Anonymous Pro Bold">
    <w:embedBold r:id="rId7ca97bfc-54d9-48cf-8d1a-3835f13d5cb2" w:subsetted="0"/>
  </w:font>
  <w:font w:name="Open Sans Bold">
    <w:embedBold r:id="rIda8fbcb64-c1de-492e-9eb0-8216d6edd4eb" w:subsetted="0"/>
  </w:font>
  <w:font w:name="Montserrat Bold">
    <w:embedBold r:id="rIdb032a190-258d-4c8a-9c63-75f8a802e447" w:subsetted="0"/>
  </w:font>
  <w:font w:name="Open Sans Regular">
    <w:embedRegular r:id="rId1c3cb153-d49a-426c-a406-c371d165be0b" w:subsetted="0"/>
  </w:font>
  <w:font w:name="Roboto Bold">
    <w:embedBold r:id="rIdb1025108-bdbb-4935-910c-c98494167e21" w:subsetted="0"/>
  </w:font>
  <w:font w:name="TeX Gyre Heros Regular">
    <w:embedRegular r:id="rId398b45f0-d0f1-49ec-bb64-60e6febf0380"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rPr>
        <w:b w:val="true"/>
        <w:sz w:val="4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89427545">
    <w:abstractNumId w:val="0"/>
  </w:num>
  <w:num w:numId="67262173">
    <w:abstractNumId w:val="1"/>
  </w:num>
  <w:num w:numId="91423551">
    <w:abstractNumId w:val="2"/>
  </w:num>
</w:numbering>
</file>

<file path=word/settings.xml><?xml version="1.0" encoding="utf-8"?>
<w:settings xmlns:w="http://schemas.openxmlformats.org/wordprocessingml/2006/main">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89878667899" w:customStyle="1">
    <w:uiPriority w:val="1"/>
    <w:unhideWhenUsed/>
    <w:qFormat/>
    <w:tblPr>
      <w:tblBorders>
        <w:top w:sz="0" w:val="nil" w:color="auto" w:space="0"/>
        <w:left w:sz="0" w:val="nil" w:color="auto" w:space="0"/>
        <w:bottom w:sz="0" w:val="nil" w:color="auto" w:space="0"/>
        <w:right w:sz="0" w:val="nil" w:color="auto" w:space="0"/>
        <w:insideH w:sz="0" w:val="nil" w:color="auto" w:space="0"/>
        <w:insideV w:sz="0" w:val="nil" w:color="auto" w:space="0"/>
      </w:tblBorders>
    </w:tblPr>
    <w:tcPr>
      <w:shd w:fill="FFFFFF" w:val="clear" w:color="auto"/>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theme/theme1.xml" Type="http://schemas.openxmlformats.org/officeDocument/2006/relationships/theme"/>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header1.xml" Type="http://schemas.openxmlformats.org/officeDocument/2006/relationships/header"/>
<Relationship Id="rId25" Target="footer1.xml" Type="http://schemas.openxmlformats.org/officeDocument/2006/relationships/footer"/>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c3cb153-d49a-426c-a406-c371d165be0b" Target="fonts/opensansregular.ttf" Type="http://schemas.openxmlformats.org/officeDocument/2006/relationships/font"/>
<Relationship Id="rId398b45f0-d0f1-49ec-bb64-60e6febf0380" Target="fonts/texgyreherosregular.ttf" Type="http://schemas.openxmlformats.org/officeDocument/2006/relationships/font"/>
<Relationship Id="rId7ca97bfc-54d9-48cf-8d1a-3835f13d5cb2" Target="fonts/anonymousprobold.ttf" Type="http://schemas.openxmlformats.org/officeDocument/2006/relationships/font"/>
<Relationship Id="rId83424347-45bc-49ab-ad96-5bd0c043e713" Target="fonts/arvobold.ttf" Type="http://schemas.openxmlformats.org/officeDocument/2006/relationships/font"/>
<Relationship Id="rIda8fbcb64-c1de-492e-9eb0-8216d6edd4eb" Target="fonts/opensansbold.ttf" Type="http://schemas.openxmlformats.org/officeDocument/2006/relationships/font"/>
<Relationship Id="rIdb032a190-258d-4c8a-9c63-75f8a802e447" Target="fonts/montserratbold.ttf" Type="http://schemas.openxmlformats.org/officeDocument/2006/relationships/font"/>
<Relationship Id="rIdb1025108-bdbb-4935-910c-c98494167e21" Target="fonts/robotobold.ttf" Type="http://schemas.openxmlformats.org/officeDocument/2006/relationships/font"/>
<Relationship Id="rIdc44bcfe4-d0b1-4b91-8284-1cc1c1a6c0b9" Target="fonts/robo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2020-05-19T08:57:47Z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